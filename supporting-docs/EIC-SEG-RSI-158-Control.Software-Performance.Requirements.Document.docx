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A158" w14:textId="77777777" w:rsidR="00562F9D" w:rsidRPr="00047244" w:rsidRDefault="00865135" w:rsidP="004E6E77">
      <w:pPr>
        <w:pStyle w:val="Interface"/>
        <w:jc w:val="center"/>
        <w:rPr>
          <w:b/>
        </w:rPr>
      </w:pPr>
      <w:r w:rsidRPr="00047244">
        <w:t>Electron-Ion Collider</w:t>
      </w:r>
      <w:r w:rsidR="005E5448" w:rsidRPr="00047244">
        <w:t xml:space="preserve"> </w:t>
      </w:r>
      <w:r w:rsidR="00824E3A" w:rsidRPr="00047244">
        <w:t>Requirements, Specifications</w:t>
      </w:r>
      <w:r w:rsidR="001E5D9B" w:rsidRPr="00047244">
        <w:t>, and Interfaces</w:t>
      </w:r>
    </w:p>
    <w:p w14:paraId="2C066CE2" w14:textId="50E768AE" w:rsidR="00341BFF" w:rsidRDefault="00B62AC8" w:rsidP="00033DE2">
      <w:pPr>
        <w:pStyle w:val="CoverpageTitle"/>
        <w:ind w:firstLine="720"/>
      </w:pPr>
      <w:r>
        <w:t>Controls Software</w:t>
      </w:r>
      <w:r w:rsidR="00033DE2">
        <w:t xml:space="preserve"> </w:t>
      </w:r>
      <w:r>
        <w:t xml:space="preserve">Functional and </w:t>
      </w:r>
      <w:r w:rsidR="00C23036">
        <w:t>Performance Requirement</w:t>
      </w:r>
      <w:r w:rsidR="23B1496C">
        <w:t>s</w:t>
      </w:r>
      <w:r w:rsidR="00C23036">
        <w:t xml:space="preserve"> Document</w:t>
      </w:r>
    </w:p>
    <w:p w14:paraId="0D8BF19F" w14:textId="786DE0D1" w:rsidR="00C1662D" w:rsidRDefault="00B62AC8" w:rsidP="00341BFF">
      <w:pPr>
        <w:pStyle w:val="CoverpageTitle"/>
      </w:pPr>
      <w:r>
        <w:t xml:space="preserve">October </w:t>
      </w:r>
      <w:r w:rsidR="0DBFEE09">
        <w:t>28</w:t>
      </w:r>
      <w:r>
        <w:t>, 2025</w:t>
      </w:r>
    </w:p>
    <w:p w14:paraId="4CC11A3B" w14:textId="77777777" w:rsidR="002E5DE2" w:rsidRPr="002E5DE2" w:rsidRDefault="002E5DE2" w:rsidP="002E5DE2">
      <w:pPr>
        <w:jc w:val="left"/>
        <w:rPr>
          <w:kern w:val="2"/>
          <w14:ligatures w14:val="standardContextual"/>
        </w:rPr>
      </w:pPr>
    </w:p>
    <w:p w14:paraId="27182F7D" w14:textId="77777777" w:rsidR="002E5DE2" w:rsidRDefault="002E5DE2" w:rsidP="002E5DE2">
      <w:pPr>
        <w:pStyle w:val="SignatureHeader"/>
        <w:rPr>
          <w:b/>
          <w:bCs/>
        </w:rPr>
      </w:pPr>
      <w:r w:rsidRPr="00AC5718">
        <w:rPr>
          <w:b/>
          <w:bCs/>
        </w:rPr>
        <w:t>Prepared by:</w:t>
      </w:r>
    </w:p>
    <w:p w14:paraId="65E29105" w14:textId="4519BAC6" w:rsidR="00B86FE1" w:rsidRPr="0040341D" w:rsidRDefault="00B86FE1" w:rsidP="00B86FE1">
      <w:pPr>
        <w:rPr>
          <w:rStyle w:val="Strong"/>
        </w:rPr>
      </w:pPr>
      <w:r w:rsidRPr="0040341D">
        <w:rPr>
          <w:rStyle w:val="Strong"/>
        </w:rPr>
        <w:t>__________________________________________</w:t>
      </w:r>
      <w:r w:rsidRPr="0040341D">
        <w:rPr>
          <w:rStyle w:val="Strong"/>
        </w:rPr>
        <w:tab/>
        <w:t xml:space="preserve">Date: __________________  </w:t>
      </w:r>
    </w:p>
    <w:p w14:paraId="3FE25903" w14:textId="77777777" w:rsidR="00894494" w:rsidRPr="002E5DE2" w:rsidRDefault="00B62AC8" w:rsidP="002E5DE2">
      <w:pPr>
        <w:jc w:val="left"/>
      </w:pPr>
      <w:r w:rsidRPr="7FC2CC5D">
        <w:rPr>
          <w:rFonts w:eastAsia="DengXian Light" w:cs="Times New Roman"/>
          <w:spacing w:val="-10"/>
          <w:kern w:val="2"/>
          <w:shd w:val="clear" w:color="auto" w:fill="FFFFFF"/>
          <w14:ligatures w14:val="standardContextual"/>
        </w:rPr>
        <w:t>Zhijian Yin</w:t>
      </w:r>
      <w:r w:rsidR="00B84940" w:rsidRPr="7FC2CC5D">
        <w:rPr>
          <w:rFonts w:eastAsia="DengXian Light" w:cs="Times New Roman"/>
          <w:spacing w:val="-10"/>
          <w:kern w:val="2"/>
          <w:shd w:val="clear" w:color="auto" w:fill="FFFFFF"/>
          <w14:ligatures w14:val="standardContextual"/>
        </w:rPr>
        <w:t xml:space="preserve">, </w:t>
      </w:r>
      <w:r w:rsidRPr="7FC2CC5D">
        <w:rPr>
          <w:rFonts w:eastAsia="DengXian Light" w:cs="Times New Roman"/>
          <w:spacing w:val="-10"/>
          <w:kern w:val="2"/>
          <w:shd w:val="clear" w:color="auto" w:fill="FFFFFF"/>
          <w14:ligatures w14:val="standardContextual"/>
        </w:rPr>
        <w:t>Systems Engineer</w:t>
      </w:r>
      <w:r w:rsidR="00C77BAF" w:rsidRPr="7FC2CC5D">
        <w:rPr>
          <w:rFonts w:eastAsia="DengXian Light" w:cs="Times New Roman"/>
          <w:spacing w:val="-10"/>
          <w:kern w:val="2"/>
          <w:shd w:val="clear" w:color="auto" w:fill="FFFFFF"/>
          <w14:ligatures w14:val="standardContextual"/>
        </w:rPr>
        <w:t xml:space="preserve"> </w:t>
      </w:r>
    </w:p>
    <w:p w14:paraId="78351607" w14:textId="2660C071" w:rsidR="7FC2CC5D" w:rsidRDefault="7FC2CC5D" w:rsidP="7FC2CC5D">
      <w:pPr>
        <w:jc w:val="left"/>
        <w:rPr>
          <w:rFonts w:eastAsia="DengXian Light" w:cs="Times New Roman"/>
        </w:rPr>
      </w:pPr>
    </w:p>
    <w:p w14:paraId="697DAD04" w14:textId="77777777" w:rsidR="002E5DE2" w:rsidRDefault="002E5DE2" w:rsidP="002E5DE2">
      <w:pPr>
        <w:pStyle w:val="SignatureHeader"/>
        <w:rPr>
          <w:b/>
          <w:bCs/>
        </w:rPr>
      </w:pPr>
      <w:r w:rsidRPr="00AC5718">
        <w:rPr>
          <w:b/>
          <w:bCs/>
        </w:rPr>
        <w:t xml:space="preserve">Reviewed by: </w:t>
      </w:r>
    </w:p>
    <w:p w14:paraId="4C002884" w14:textId="071F10E1" w:rsidR="00B86FE1" w:rsidRPr="0040341D" w:rsidRDefault="00B86FE1" w:rsidP="60988B42">
      <w:pPr>
        <w:rPr>
          <w:rStyle w:val="Strong"/>
        </w:rPr>
      </w:pPr>
      <w:r w:rsidRPr="0040341D">
        <w:rPr>
          <w:rStyle w:val="Strong"/>
        </w:rPr>
        <w:t>__________________________________________</w:t>
      </w:r>
      <w:r>
        <w:tab/>
      </w:r>
      <w:r w:rsidRPr="0040341D">
        <w:rPr>
          <w:rStyle w:val="Strong"/>
        </w:rPr>
        <w:t xml:space="preserve">Date: </w:t>
      </w:r>
      <w:r w:rsidR="52B994AA" w:rsidRPr="1D31F479">
        <w:rPr>
          <w:rStyle w:val="Strong"/>
        </w:rPr>
        <w:t>_______________</w:t>
      </w:r>
      <w:r w:rsidR="3BD4A2B2" w:rsidRPr="1D31F479">
        <w:rPr>
          <w:rStyle w:val="Strong"/>
        </w:rPr>
        <w:t>____</w:t>
      </w:r>
    </w:p>
    <w:p w14:paraId="74862ABA" w14:textId="0A7362BB" w:rsidR="1D31F479" w:rsidRDefault="1D31F479" w:rsidP="1D31F479">
      <w:pPr>
        <w:jc w:val="left"/>
        <w:rPr>
          <w:rFonts w:eastAsia="DengXian Light" w:cs="Times New Roman"/>
        </w:rPr>
      </w:pPr>
    </w:p>
    <w:p w14:paraId="72673D32" w14:textId="3A53A25E" w:rsidR="00B86FE1" w:rsidRPr="0040341D" w:rsidRDefault="52B994AA" w:rsidP="1D31F479">
      <w:pPr>
        <w:jc w:val="left"/>
        <w:rPr>
          <w:rFonts w:eastAsia="DengXian Light" w:cs="Times New Roman"/>
        </w:rPr>
      </w:pPr>
      <w:r w:rsidRPr="31E9A0A6">
        <w:rPr>
          <w:rFonts w:eastAsia="DengXian Light" w:cs="Times New Roman"/>
        </w:rPr>
        <w:t xml:space="preserve">Seth Nemesure, Controls Software </w:t>
      </w:r>
      <w:r w:rsidR="72DFFECA" w:rsidRPr="31E9A0A6">
        <w:rPr>
          <w:rFonts w:eastAsia="DengXian Light" w:cs="Times New Roman"/>
        </w:rPr>
        <w:t>WBS Manager</w:t>
      </w:r>
    </w:p>
    <w:p w14:paraId="21651381" w14:textId="42F40046" w:rsidR="7FC2CC5D" w:rsidRDefault="7FC2CC5D" w:rsidP="7FC2CC5D">
      <w:pPr>
        <w:jc w:val="left"/>
        <w:rPr>
          <w:rFonts w:eastAsia="DengXian Light" w:cs="Times New Roman"/>
        </w:rPr>
      </w:pPr>
    </w:p>
    <w:p w14:paraId="7234AAA2" w14:textId="77777777" w:rsidR="00B86FE1" w:rsidRPr="0040341D" w:rsidRDefault="00B86FE1" w:rsidP="00B86FE1"/>
    <w:p w14:paraId="156365FF" w14:textId="45F75ECC" w:rsidR="00B86FE1" w:rsidRPr="0040341D" w:rsidRDefault="52B994AA" w:rsidP="00B86FE1">
      <w:pPr>
        <w:rPr>
          <w:rStyle w:val="Strong"/>
        </w:rPr>
      </w:pPr>
      <w:r w:rsidRPr="60988B42">
        <w:rPr>
          <w:rStyle w:val="Strong"/>
        </w:rPr>
        <w:t>__________________________________________</w:t>
      </w:r>
      <w:r w:rsidR="00B86FE1">
        <w:tab/>
      </w:r>
      <w:r w:rsidRPr="60988B42">
        <w:rPr>
          <w:rStyle w:val="Strong"/>
        </w:rPr>
        <w:t xml:space="preserve">Date: </w:t>
      </w:r>
      <w:r w:rsidR="00B86FE1" w:rsidRPr="7FC2CC5D">
        <w:rPr>
          <w:rStyle w:val="Strong"/>
        </w:rPr>
        <w:t>________________</w:t>
      </w:r>
      <w:r w:rsidR="6D29EEFB" w:rsidRPr="7FC2CC5D">
        <w:rPr>
          <w:rStyle w:val="Strong"/>
        </w:rPr>
        <w:t>_</w:t>
      </w:r>
      <w:r w:rsidR="00216C23">
        <w:rPr>
          <w:rStyle w:val="Strong"/>
        </w:rPr>
        <w:t>__</w:t>
      </w:r>
    </w:p>
    <w:p w14:paraId="214C9E90" w14:textId="77777777" w:rsidR="00C77BAF" w:rsidRPr="002E5DE2" w:rsidRDefault="00B62AC8" w:rsidP="00C77BAF">
      <w:pPr>
        <w:jc w:val="left"/>
      </w:pPr>
      <w:r w:rsidRPr="31E9A0A6">
        <w:rPr>
          <w:rFonts w:eastAsia="DengXian Light" w:cs="Times New Roman"/>
          <w:spacing w:val="-10"/>
          <w:kern w:val="2"/>
          <w:shd w:val="clear" w:color="auto" w:fill="FFFFFF"/>
          <w14:ligatures w14:val="standardContextual"/>
        </w:rPr>
        <w:t>James Jamilkowski</w:t>
      </w:r>
      <w:r w:rsidR="00C77BAF" w:rsidRPr="31E9A0A6">
        <w:rPr>
          <w:rFonts w:eastAsia="DengXian Light" w:cs="Times New Roman"/>
          <w:spacing w:val="-10"/>
          <w:kern w:val="2"/>
          <w:shd w:val="clear" w:color="auto" w:fill="FFFFFF"/>
          <w14:ligatures w14:val="standardContextual"/>
        </w:rPr>
        <w:t xml:space="preserve">, </w:t>
      </w:r>
      <w:r w:rsidRPr="31E9A0A6">
        <w:rPr>
          <w:rFonts w:eastAsia="DengXian Light" w:cs="Times New Roman"/>
          <w:spacing w:val="-10"/>
          <w:kern w:val="2"/>
          <w:shd w:val="clear" w:color="auto" w:fill="FFFFFF"/>
          <w14:ligatures w14:val="standardContextual"/>
        </w:rPr>
        <w:t>Controls CAM</w:t>
      </w:r>
      <w:r w:rsidR="00C77BAF" w:rsidRPr="31E9A0A6">
        <w:rPr>
          <w:rFonts w:eastAsia="DengXian Light" w:cs="Times New Roman"/>
          <w:spacing w:val="-10"/>
          <w:kern w:val="2"/>
          <w:shd w:val="clear" w:color="auto" w:fill="FFFFFF"/>
          <w14:ligatures w14:val="standardContextual"/>
        </w:rPr>
        <w:t xml:space="preserve"> </w:t>
      </w:r>
    </w:p>
    <w:p w14:paraId="136BB343" w14:textId="77777777" w:rsidR="00894494" w:rsidRPr="002E5DE2" w:rsidRDefault="00894494" w:rsidP="002E5DE2"/>
    <w:p w14:paraId="25C8C69E" w14:textId="3AF71847" w:rsidR="00B86FE1" w:rsidRPr="0040341D" w:rsidRDefault="00B86FE1" w:rsidP="00B86FE1">
      <w:pPr>
        <w:rPr>
          <w:rStyle w:val="Strong"/>
        </w:rPr>
      </w:pPr>
      <w:r w:rsidRPr="0040341D">
        <w:rPr>
          <w:rStyle w:val="Strong"/>
        </w:rPr>
        <w:t>__________________________________________</w:t>
      </w:r>
      <w:r w:rsidRPr="0040341D">
        <w:rPr>
          <w:rStyle w:val="Strong"/>
        </w:rPr>
        <w:tab/>
        <w:t>Date: __________________</w:t>
      </w:r>
      <w:r w:rsidR="00216C23">
        <w:rPr>
          <w:rStyle w:val="Strong"/>
        </w:rPr>
        <w:t>__</w:t>
      </w:r>
    </w:p>
    <w:p w14:paraId="2278547F" w14:textId="77777777" w:rsidR="00C77BAF" w:rsidRPr="002E5DE2" w:rsidRDefault="00B62AC8" w:rsidP="00C77BAF">
      <w:pPr>
        <w:jc w:val="left"/>
      </w:pPr>
      <w:r w:rsidRPr="17C6F843">
        <w:rPr>
          <w:rFonts w:eastAsia="DengXian Light" w:cs="Times New Roman"/>
          <w:spacing w:val="-10"/>
          <w:kern w:val="2"/>
          <w:shd w:val="clear" w:color="auto" w:fill="FFFFFF"/>
          <w14:ligatures w14:val="standardContextual"/>
        </w:rPr>
        <w:t>Thomas Russo</w:t>
      </w:r>
      <w:r w:rsidR="07B29BC4" w:rsidRPr="17C6F843">
        <w:rPr>
          <w:rFonts w:eastAsia="DengXian Light" w:cs="Times New Roman"/>
          <w:spacing w:val="-10"/>
          <w:kern w:val="2"/>
          <w:shd w:val="clear" w:color="auto" w:fill="FFFFFF"/>
          <w14:ligatures w14:val="standardContextual"/>
        </w:rPr>
        <w:t xml:space="preserve">, </w:t>
      </w:r>
      <w:r w:rsidRPr="17C6F843">
        <w:rPr>
          <w:rFonts w:eastAsia="DengXian Light" w:cs="Times New Roman"/>
          <w:spacing w:val="-10"/>
          <w:kern w:val="2"/>
          <w:shd w:val="clear" w:color="auto" w:fill="FFFFFF"/>
          <w14:ligatures w14:val="standardContextual"/>
        </w:rPr>
        <w:t>EIC Chief Systems Engineer</w:t>
      </w:r>
      <w:r w:rsidR="07B29BC4" w:rsidRPr="17C6F843">
        <w:rPr>
          <w:rFonts w:eastAsia="DengXian Light" w:cs="Times New Roman"/>
          <w:spacing w:val="-10"/>
          <w:kern w:val="2"/>
          <w:shd w:val="clear" w:color="auto" w:fill="FFFFFF"/>
          <w14:ligatures w14:val="standardContextual"/>
        </w:rPr>
        <w:t xml:space="preserve"> </w:t>
      </w:r>
    </w:p>
    <w:p w14:paraId="7D4E4F58" w14:textId="77777777" w:rsidR="00894494" w:rsidRPr="002E5DE2" w:rsidRDefault="00894494" w:rsidP="00894494"/>
    <w:p w14:paraId="18E011C3" w14:textId="77777777" w:rsidR="00C77BAF" w:rsidRDefault="00C77BAF" w:rsidP="00C77BAF">
      <w:pPr>
        <w:rPr>
          <w:rStyle w:val="Strong"/>
        </w:rPr>
      </w:pPr>
    </w:p>
    <w:p w14:paraId="75BD7BA6" w14:textId="77777777" w:rsidR="002E5DE2" w:rsidRPr="00AC5718" w:rsidRDefault="002E5DE2" w:rsidP="002E5DE2">
      <w:pPr>
        <w:pStyle w:val="SignatureHeader"/>
        <w:rPr>
          <w:b/>
          <w:bCs/>
          <w:highlight w:val="yellow"/>
        </w:rPr>
      </w:pPr>
      <w:r w:rsidRPr="00AC5718">
        <w:rPr>
          <w:b/>
          <w:bCs/>
        </w:rPr>
        <w:t xml:space="preserve">Approved by: </w:t>
      </w:r>
    </w:p>
    <w:p w14:paraId="013D84B9" w14:textId="624AF51D" w:rsidR="00B86FE1" w:rsidRPr="00894494" w:rsidRDefault="00B86FE1" w:rsidP="00B86FE1">
      <w:pPr>
        <w:rPr>
          <w:rStyle w:val="Strong"/>
        </w:rPr>
      </w:pPr>
      <w:r w:rsidRPr="00894494">
        <w:rPr>
          <w:rStyle w:val="Strong"/>
        </w:rPr>
        <w:t>__________________________________________</w:t>
      </w:r>
      <w:r w:rsidRPr="00894494">
        <w:rPr>
          <w:rStyle w:val="Strong"/>
        </w:rPr>
        <w:tab/>
        <w:t>Date: __________________</w:t>
      </w:r>
      <w:r w:rsidR="00216C23">
        <w:rPr>
          <w:rStyle w:val="Strong"/>
        </w:rPr>
        <w:t>__</w:t>
      </w:r>
      <w:r w:rsidRPr="00894494">
        <w:rPr>
          <w:rStyle w:val="Strong"/>
        </w:rPr>
        <w:t xml:space="preserve"> </w:t>
      </w:r>
    </w:p>
    <w:p w14:paraId="30195299" w14:textId="36F14DDB" w:rsidR="002E5DE2" w:rsidRPr="002E5DE2" w:rsidRDefault="00B62AC8" w:rsidP="002E5DE2">
      <w:pPr>
        <w:pStyle w:val="SignatureBlock"/>
      </w:pPr>
      <w:r>
        <w:t>Joseph Tuozzolo</w:t>
      </w:r>
      <w:r w:rsidR="002E5DE2">
        <w:t xml:space="preserve">, </w:t>
      </w:r>
      <w:r>
        <w:t>EIC Accelerator Support Systems Manager</w:t>
      </w:r>
    </w:p>
    <w:p w14:paraId="5682838F" w14:textId="77777777" w:rsidR="00F13539" w:rsidRDefault="00F13539">
      <w:pPr>
        <w:spacing w:after="200" w:line="276" w:lineRule="auto"/>
        <w:jc w:val="left"/>
      </w:pPr>
    </w:p>
    <w:p w14:paraId="67FDF155" w14:textId="77777777" w:rsidR="00183EA0" w:rsidRDefault="00183EA0">
      <w:pPr>
        <w:spacing w:after="200" w:line="276" w:lineRule="auto"/>
        <w:jc w:val="left"/>
      </w:pPr>
    </w:p>
    <w:p w14:paraId="14202D16" w14:textId="77777777" w:rsidR="00183EA0" w:rsidRDefault="00183EA0">
      <w:pPr>
        <w:spacing w:after="200" w:line="276" w:lineRule="auto"/>
        <w:jc w:val="left"/>
      </w:pPr>
    </w:p>
    <w:p w14:paraId="316E6B5A" w14:textId="77777777" w:rsidR="00183EA0" w:rsidRDefault="00183EA0">
      <w:pPr>
        <w:spacing w:after="200" w:line="276" w:lineRule="auto"/>
        <w:jc w:val="left"/>
      </w:pPr>
    </w:p>
    <w:p w14:paraId="741924AC" w14:textId="77777777" w:rsidR="00F13539" w:rsidRDefault="00F13539">
      <w:pPr>
        <w:spacing w:after="200" w:line="276" w:lineRule="auto"/>
        <w:jc w:val="left"/>
      </w:pPr>
      <w:r>
        <w:br w:type="page"/>
      </w:r>
    </w:p>
    <w:p w14:paraId="03A0D78B" w14:textId="77777777" w:rsidR="002E5DE2" w:rsidRPr="002E5DE2" w:rsidRDefault="002E5DE2" w:rsidP="002E5DE2"/>
    <w:p w14:paraId="4C79A91E" w14:textId="77777777" w:rsidR="006F08CB" w:rsidRPr="00BC2D14" w:rsidRDefault="00081F9F" w:rsidP="00630024">
      <w:pPr>
        <w:pStyle w:val="Heading"/>
      </w:pPr>
      <w:bookmarkStart w:id="0" w:name="_Hlk523485632"/>
      <w:r w:rsidRPr="0040341D">
        <w:t>REVISION</w:t>
      </w:r>
      <w:r w:rsidR="006F08CB" w:rsidRPr="0040341D">
        <w:t xml:space="preserve"> HISTORY</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1620"/>
        <w:gridCol w:w="3960"/>
        <w:gridCol w:w="2970"/>
      </w:tblGrid>
      <w:tr w:rsidR="006F08CB" w:rsidRPr="006F08CB" w14:paraId="1AEF699E" w14:textId="77777777" w:rsidTr="0053173B">
        <w:trPr>
          <w:trHeight w:val="698"/>
          <w:jc w:val="center"/>
        </w:trPr>
        <w:tc>
          <w:tcPr>
            <w:tcW w:w="1525" w:type="dxa"/>
            <w:vAlign w:val="center"/>
          </w:tcPr>
          <w:p w14:paraId="7259B185" w14:textId="77777777" w:rsidR="006F08CB" w:rsidRPr="0040341D" w:rsidRDefault="00081F9F" w:rsidP="0040341D">
            <w:pPr>
              <w:pStyle w:val="TableHeader"/>
              <w:jc w:val="center"/>
              <w:rPr>
                <w:rFonts w:eastAsia="MS Mincho"/>
                <w:sz w:val="24"/>
                <w:szCs w:val="24"/>
              </w:rPr>
            </w:pPr>
            <w:r w:rsidRPr="0040341D">
              <w:rPr>
                <w:rFonts w:eastAsia="MS Mincho"/>
                <w:sz w:val="24"/>
                <w:szCs w:val="24"/>
              </w:rPr>
              <w:t>Revision</w:t>
            </w:r>
            <w:r w:rsidR="006F08CB" w:rsidRPr="0040341D">
              <w:rPr>
                <w:rFonts w:eastAsia="MS Mincho"/>
                <w:sz w:val="24"/>
                <w:szCs w:val="24"/>
              </w:rPr>
              <w:t xml:space="preserve"> #</w:t>
            </w:r>
          </w:p>
        </w:tc>
        <w:tc>
          <w:tcPr>
            <w:tcW w:w="1620" w:type="dxa"/>
            <w:vAlign w:val="center"/>
          </w:tcPr>
          <w:p w14:paraId="75FC4269" w14:textId="77777777" w:rsidR="006F08CB" w:rsidRPr="0040341D" w:rsidRDefault="006F08CB" w:rsidP="0040341D">
            <w:pPr>
              <w:pStyle w:val="TableHeader"/>
              <w:jc w:val="center"/>
              <w:rPr>
                <w:rFonts w:eastAsia="MS Mincho"/>
                <w:sz w:val="24"/>
                <w:szCs w:val="24"/>
              </w:rPr>
            </w:pPr>
            <w:r w:rsidRPr="0040341D">
              <w:rPr>
                <w:rFonts w:eastAsia="MS Mincho"/>
                <w:sz w:val="24"/>
                <w:szCs w:val="24"/>
              </w:rPr>
              <w:t>Effective Date</w:t>
            </w:r>
          </w:p>
        </w:tc>
        <w:tc>
          <w:tcPr>
            <w:tcW w:w="3960" w:type="dxa"/>
            <w:vAlign w:val="center"/>
          </w:tcPr>
          <w:p w14:paraId="698CA32A" w14:textId="77777777" w:rsidR="006F08CB" w:rsidRPr="0040341D" w:rsidRDefault="006F08CB" w:rsidP="0040341D">
            <w:pPr>
              <w:pStyle w:val="TableHeader"/>
              <w:jc w:val="center"/>
              <w:rPr>
                <w:rFonts w:eastAsia="MS Mincho"/>
                <w:sz w:val="24"/>
                <w:szCs w:val="24"/>
              </w:rPr>
            </w:pPr>
            <w:r w:rsidRPr="0040341D">
              <w:rPr>
                <w:rFonts w:eastAsia="MS Mincho"/>
                <w:sz w:val="24"/>
                <w:szCs w:val="24"/>
              </w:rPr>
              <w:t>Additional Reviewers</w:t>
            </w:r>
          </w:p>
        </w:tc>
        <w:tc>
          <w:tcPr>
            <w:tcW w:w="2970" w:type="dxa"/>
            <w:vAlign w:val="center"/>
          </w:tcPr>
          <w:p w14:paraId="535C672F" w14:textId="77777777" w:rsidR="006F08CB" w:rsidRPr="0040341D" w:rsidRDefault="006F08CB" w:rsidP="0040341D">
            <w:pPr>
              <w:pStyle w:val="TableHeader"/>
              <w:jc w:val="center"/>
              <w:rPr>
                <w:rFonts w:eastAsia="MS Mincho"/>
                <w:sz w:val="24"/>
                <w:szCs w:val="24"/>
              </w:rPr>
            </w:pPr>
            <w:r w:rsidRPr="0040341D">
              <w:rPr>
                <w:rFonts w:eastAsia="MS Mincho"/>
                <w:sz w:val="24"/>
                <w:szCs w:val="24"/>
              </w:rPr>
              <w:t>Summary of Change</w:t>
            </w:r>
          </w:p>
        </w:tc>
      </w:tr>
      <w:tr w:rsidR="006F08CB" w:rsidRPr="006F08CB" w14:paraId="47A86D8C" w14:textId="77777777" w:rsidTr="0053173B">
        <w:trPr>
          <w:trHeight w:val="521"/>
          <w:jc w:val="center"/>
        </w:trPr>
        <w:tc>
          <w:tcPr>
            <w:tcW w:w="1525" w:type="dxa"/>
            <w:vAlign w:val="center"/>
          </w:tcPr>
          <w:p w14:paraId="6DB38952" w14:textId="77777777" w:rsidR="006F08CB" w:rsidRPr="006F08CB" w:rsidRDefault="00081F9F" w:rsidP="00BC2D14">
            <w:pPr>
              <w:pStyle w:val="TableEntry"/>
              <w:jc w:val="center"/>
              <w:rPr>
                <w:rFonts w:eastAsia="MS Mincho"/>
              </w:rPr>
            </w:pPr>
            <w:r>
              <w:rPr>
                <w:rFonts w:eastAsia="MS Mincho"/>
              </w:rPr>
              <w:t>00</w:t>
            </w:r>
          </w:p>
        </w:tc>
        <w:tc>
          <w:tcPr>
            <w:tcW w:w="1620" w:type="dxa"/>
            <w:vAlign w:val="center"/>
          </w:tcPr>
          <w:p w14:paraId="1BA7EE1A" w14:textId="77777777" w:rsidR="006F08CB" w:rsidRPr="006F08CB" w:rsidRDefault="006F08CB" w:rsidP="00BC2D14">
            <w:pPr>
              <w:pStyle w:val="TableEntry"/>
              <w:jc w:val="center"/>
              <w:rPr>
                <w:rFonts w:eastAsia="MS Mincho"/>
              </w:rPr>
            </w:pPr>
          </w:p>
        </w:tc>
        <w:tc>
          <w:tcPr>
            <w:tcW w:w="3960" w:type="dxa"/>
            <w:vAlign w:val="center"/>
          </w:tcPr>
          <w:p w14:paraId="146610B9" w14:textId="77777777" w:rsidR="006F08CB" w:rsidRPr="006F08CB" w:rsidRDefault="006F08CB" w:rsidP="00BC2D14">
            <w:pPr>
              <w:pStyle w:val="TableEntry"/>
              <w:jc w:val="center"/>
              <w:rPr>
                <w:rFonts w:eastAsia="SimSun"/>
                <w:bCs/>
              </w:rPr>
            </w:pPr>
          </w:p>
        </w:tc>
        <w:tc>
          <w:tcPr>
            <w:tcW w:w="2970" w:type="dxa"/>
            <w:vAlign w:val="center"/>
          </w:tcPr>
          <w:p w14:paraId="2A9C424E" w14:textId="77777777" w:rsidR="006F08CB" w:rsidRPr="006F08CB" w:rsidRDefault="00081F9F" w:rsidP="00BC2D14">
            <w:pPr>
              <w:pStyle w:val="TableEntry"/>
              <w:jc w:val="center"/>
              <w:rPr>
                <w:rFonts w:eastAsia="MS Mincho"/>
              </w:rPr>
            </w:pPr>
            <w:r>
              <w:rPr>
                <w:rFonts w:eastAsia="MS Mincho"/>
              </w:rPr>
              <w:t>Initial release</w:t>
            </w:r>
          </w:p>
        </w:tc>
      </w:tr>
      <w:bookmarkEnd w:id="0"/>
    </w:tbl>
    <w:p w14:paraId="237F6B14" w14:textId="77777777" w:rsidR="006F08CB" w:rsidRDefault="006F08CB" w:rsidP="006F08CB">
      <w:pPr>
        <w:keepNext/>
        <w:jc w:val="center"/>
        <w:rPr>
          <w:rFonts w:eastAsia="SimSun" w:cs="Times New Roman"/>
          <w:b/>
          <w:iCs/>
        </w:rPr>
      </w:pPr>
    </w:p>
    <w:p w14:paraId="6A3BA239" w14:textId="77777777" w:rsidR="00957CE7" w:rsidRDefault="00957CE7">
      <w:pPr>
        <w:spacing w:line="276" w:lineRule="auto"/>
        <w:jc w:val="left"/>
        <w:rPr>
          <w:rFonts w:eastAsia="SimSun" w:cs="Times New Roman"/>
          <w:b/>
          <w:iCs/>
        </w:rPr>
      </w:pPr>
      <w:r>
        <w:rPr>
          <w:rFonts w:eastAsia="SimSun" w:cs="Times New Roman"/>
          <w:b/>
          <w:iCs/>
        </w:rPr>
        <w:br w:type="page"/>
      </w:r>
    </w:p>
    <w:p w14:paraId="0CCB5B3F" w14:textId="77777777" w:rsidR="00957CE7" w:rsidRPr="006F08CB" w:rsidRDefault="00957CE7" w:rsidP="006F08CB">
      <w:pPr>
        <w:keepNext/>
        <w:jc w:val="center"/>
        <w:rPr>
          <w:rFonts w:eastAsia="SimSun" w:cs="Times New Roman"/>
          <w:b/>
          <w:iCs/>
        </w:rPr>
      </w:pPr>
    </w:p>
    <w:bookmarkStart w:id="1" w:name="_Hlk137376461" w:displacedByCustomXml="next"/>
    <w:sdt>
      <w:sdtPr>
        <w:rPr>
          <w:rFonts w:eastAsiaTheme="minorEastAsia" w:cstheme="minorBidi"/>
          <w:b w:val="0"/>
          <w:iCs w:val="0"/>
          <w:szCs w:val="22"/>
          <w:lang w:bidi="ar-SA"/>
        </w:rPr>
        <w:id w:val="-1785494748"/>
        <w:docPartObj>
          <w:docPartGallery w:val="Table of Contents"/>
          <w:docPartUnique/>
        </w:docPartObj>
      </w:sdtPr>
      <w:sdtEndPr/>
      <w:sdtContent>
        <w:p w14:paraId="707840FF" w14:textId="77777777" w:rsidR="00957CE7" w:rsidRPr="00630024" w:rsidRDefault="00957CE7" w:rsidP="00630024">
          <w:pPr>
            <w:pStyle w:val="Heading"/>
          </w:pPr>
          <w:r w:rsidRPr="00630024">
            <w:t>TABLE OF CONTENTS</w:t>
          </w:r>
        </w:p>
        <w:p w14:paraId="32972883" w14:textId="0557FE80" w:rsidR="0027076C" w:rsidRDefault="00A17D72">
          <w:pPr>
            <w:pStyle w:val="TOC1"/>
            <w:rPr>
              <w:rFonts w:asciiTheme="minorHAnsi" w:eastAsiaTheme="minorEastAsia" w:hAnsiTheme="minorHAnsi"/>
              <w:caps w:val="0"/>
              <w:noProof/>
              <w:kern w:val="2"/>
              <w:szCs w:val="24"/>
              <w14:ligatures w14:val="standardContextual"/>
            </w:rPr>
          </w:pPr>
          <w:r>
            <w:rPr>
              <w:rFonts w:cs="Times New Roman"/>
              <w:b/>
              <w:bCs/>
              <w:caps w:val="0"/>
              <w:noProof/>
            </w:rPr>
            <w:fldChar w:fldCharType="begin"/>
          </w:r>
          <w:r>
            <w:rPr>
              <w:rFonts w:cs="Times New Roman"/>
              <w:b/>
              <w:bCs/>
              <w:caps w:val="0"/>
              <w:noProof/>
            </w:rPr>
            <w:instrText xml:space="preserve"> TOC \o "1-1" \t "Heading 2,2" </w:instrText>
          </w:r>
          <w:r>
            <w:rPr>
              <w:rFonts w:cs="Times New Roman"/>
              <w:b/>
              <w:bCs/>
              <w:caps w:val="0"/>
              <w:noProof/>
            </w:rPr>
            <w:fldChar w:fldCharType="separate"/>
          </w:r>
          <w:r w:rsidR="0027076C">
            <w:rPr>
              <w:noProof/>
              <w:lang w:bidi="en-US"/>
            </w:rPr>
            <w:t>1.</w:t>
          </w:r>
          <w:r w:rsidR="0027076C">
            <w:rPr>
              <w:rFonts w:asciiTheme="minorHAnsi" w:eastAsiaTheme="minorEastAsia" w:hAnsiTheme="minorHAnsi"/>
              <w:caps w:val="0"/>
              <w:noProof/>
              <w:kern w:val="2"/>
              <w:szCs w:val="24"/>
              <w14:ligatures w14:val="standardContextual"/>
            </w:rPr>
            <w:tab/>
          </w:r>
          <w:r w:rsidR="0027076C">
            <w:rPr>
              <w:noProof/>
              <w:lang w:bidi="en-US"/>
            </w:rPr>
            <w:t>Purpose and Scope</w:t>
          </w:r>
          <w:r w:rsidR="0027076C">
            <w:rPr>
              <w:noProof/>
            </w:rPr>
            <w:tab/>
          </w:r>
          <w:r w:rsidR="0027076C">
            <w:rPr>
              <w:noProof/>
            </w:rPr>
            <w:fldChar w:fldCharType="begin"/>
          </w:r>
          <w:r w:rsidR="0027076C">
            <w:rPr>
              <w:noProof/>
            </w:rPr>
            <w:instrText xml:space="preserve"> PAGEREF _Toc211864431 \h </w:instrText>
          </w:r>
          <w:r w:rsidR="0027076C">
            <w:rPr>
              <w:noProof/>
            </w:rPr>
          </w:r>
          <w:r w:rsidR="0027076C">
            <w:rPr>
              <w:noProof/>
            </w:rPr>
            <w:fldChar w:fldCharType="separate"/>
          </w:r>
          <w:r w:rsidR="0027076C">
            <w:rPr>
              <w:noProof/>
            </w:rPr>
            <w:t>7</w:t>
          </w:r>
          <w:r w:rsidR="0027076C">
            <w:rPr>
              <w:noProof/>
            </w:rPr>
            <w:fldChar w:fldCharType="end"/>
          </w:r>
        </w:p>
        <w:p w14:paraId="6BFA0A2C" w14:textId="5E83F410" w:rsidR="0027076C" w:rsidRDefault="0027076C">
          <w:pPr>
            <w:pStyle w:val="TOC1"/>
            <w:rPr>
              <w:rFonts w:asciiTheme="minorHAnsi" w:eastAsiaTheme="minorEastAsia" w:hAnsiTheme="minorHAnsi"/>
              <w:caps w:val="0"/>
              <w:noProof/>
              <w:kern w:val="2"/>
              <w:szCs w:val="24"/>
              <w14:ligatures w14:val="standardContextual"/>
            </w:rPr>
          </w:pPr>
          <w:r>
            <w:rPr>
              <w:noProof/>
              <w:lang w:bidi="en-US"/>
            </w:rPr>
            <w:t>2.</w:t>
          </w:r>
          <w:r>
            <w:rPr>
              <w:rFonts w:asciiTheme="minorHAnsi" w:eastAsiaTheme="minorEastAsia" w:hAnsiTheme="minorHAnsi"/>
              <w:caps w:val="0"/>
              <w:noProof/>
              <w:kern w:val="2"/>
              <w:szCs w:val="24"/>
              <w14:ligatures w14:val="standardContextual"/>
            </w:rPr>
            <w:tab/>
          </w:r>
          <w:r>
            <w:rPr>
              <w:noProof/>
              <w:lang w:bidi="en-US"/>
            </w:rPr>
            <w:t>Introduction</w:t>
          </w:r>
          <w:r>
            <w:rPr>
              <w:noProof/>
            </w:rPr>
            <w:tab/>
          </w:r>
          <w:r>
            <w:rPr>
              <w:noProof/>
            </w:rPr>
            <w:fldChar w:fldCharType="begin"/>
          </w:r>
          <w:r>
            <w:rPr>
              <w:noProof/>
            </w:rPr>
            <w:instrText xml:space="preserve"> PAGEREF _Toc211864432 \h </w:instrText>
          </w:r>
          <w:r>
            <w:rPr>
              <w:noProof/>
            </w:rPr>
          </w:r>
          <w:r>
            <w:rPr>
              <w:noProof/>
            </w:rPr>
            <w:fldChar w:fldCharType="separate"/>
          </w:r>
          <w:r>
            <w:rPr>
              <w:noProof/>
            </w:rPr>
            <w:t>8</w:t>
          </w:r>
          <w:r>
            <w:rPr>
              <w:noProof/>
            </w:rPr>
            <w:fldChar w:fldCharType="end"/>
          </w:r>
        </w:p>
        <w:p w14:paraId="726518FE" w14:textId="64DE74C1" w:rsidR="0027076C" w:rsidRDefault="0027076C">
          <w:pPr>
            <w:pStyle w:val="TOC1"/>
            <w:rPr>
              <w:rFonts w:asciiTheme="minorHAnsi" w:eastAsiaTheme="minorEastAsia" w:hAnsiTheme="minorHAnsi"/>
              <w:caps w:val="0"/>
              <w:noProof/>
              <w:kern w:val="2"/>
              <w:szCs w:val="24"/>
              <w14:ligatures w14:val="standardContextual"/>
            </w:rPr>
          </w:pPr>
          <w:r>
            <w:rPr>
              <w:noProof/>
              <w:lang w:bidi="en-US"/>
            </w:rPr>
            <w:t>3.</w:t>
          </w:r>
          <w:r>
            <w:rPr>
              <w:rFonts w:asciiTheme="minorHAnsi" w:eastAsiaTheme="minorEastAsia" w:hAnsiTheme="minorHAnsi"/>
              <w:caps w:val="0"/>
              <w:noProof/>
              <w:kern w:val="2"/>
              <w:szCs w:val="24"/>
              <w14:ligatures w14:val="standardContextual"/>
            </w:rPr>
            <w:tab/>
          </w:r>
          <w:r>
            <w:rPr>
              <w:noProof/>
              <w:lang w:bidi="en-US"/>
            </w:rPr>
            <w:t>Controls Software Design</w:t>
          </w:r>
          <w:r>
            <w:rPr>
              <w:noProof/>
            </w:rPr>
            <w:tab/>
          </w:r>
          <w:r>
            <w:rPr>
              <w:noProof/>
            </w:rPr>
            <w:fldChar w:fldCharType="begin"/>
          </w:r>
          <w:r>
            <w:rPr>
              <w:noProof/>
            </w:rPr>
            <w:instrText xml:space="preserve"> PAGEREF _Toc211864433 \h </w:instrText>
          </w:r>
          <w:r>
            <w:rPr>
              <w:noProof/>
            </w:rPr>
          </w:r>
          <w:r>
            <w:rPr>
              <w:noProof/>
            </w:rPr>
            <w:fldChar w:fldCharType="separate"/>
          </w:r>
          <w:r>
            <w:rPr>
              <w:noProof/>
            </w:rPr>
            <w:t>10</w:t>
          </w:r>
          <w:r>
            <w:rPr>
              <w:noProof/>
            </w:rPr>
            <w:fldChar w:fldCharType="end"/>
          </w:r>
        </w:p>
        <w:p w14:paraId="2B7CAE67" w14:textId="28C911B7" w:rsidR="0027076C" w:rsidRDefault="0027076C">
          <w:pPr>
            <w:pStyle w:val="TOC2"/>
            <w:rPr>
              <w:rFonts w:asciiTheme="minorHAnsi" w:eastAsiaTheme="minorEastAsia" w:hAnsiTheme="minorHAnsi"/>
              <w:kern w:val="2"/>
              <w:szCs w:val="24"/>
              <w:lang w:bidi="ar-SA"/>
              <w14:ligatures w14:val="standardContextual"/>
            </w:rPr>
          </w:pPr>
          <w:r>
            <w:t>3.1</w:t>
          </w:r>
          <w:r>
            <w:rPr>
              <w:rFonts w:asciiTheme="minorHAnsi" w:eastAsiaTheme="minorEastAsia" w:hAnsiTheme="minorHAnsi"/>
              <w:kern w:val="2"/>
              <w:szCs w:val="24"/>
              <w:lang w:bidi="ar-SA"/>
              <w14:ligatures w14:val="standardContextual"/>
            </w:rPr>
            <w:tab/>
          </w:r>
          <w:r>
            <w:t>Overview of Design</w:t>
          </w:r>
          <w:r>
            <w:tab/>
          </w:r>
          <w:r>
            <w:fldChar w:fldCharType="begin"/>
          </w:r>
          <w:r>
            <w:instrText xml:space="preserve"> PAGEREF _Toc211864434 \h </w:instrText>
          </w:r>
          <w:r>
            <w:fldChar w:fldCharType="separate"/>
          </w:r>
          <w:r>
            <w:t>10</w:t>
          </w:r>
          <w:r>
            <w:fldChar w:fldCharType="end"/>
          </w:r>
        </w:p>
        <w:p w14:paraId="693B6F12" w14:textId="19D1BF3B" w:rsidR="0027076C" w:rsidRDefault="0027076C">
          <w:pPr>
            <w:pStyle w:val="TOC2"/>
            <w:rPr>
              <w:rFonts w:asciiTheme="minorHAnsi" w:eastAsiaTheme="minorEastAsia" w:hAnsiTheme="minorHAnsi"/>
              <w:kern w:val="2"/>
              <w:szCs w:val="24"/>
              <w:lang w:bidi="ar-SA"/>
              <w14:ligatures w14:val="standardContextual"/>
            </w:rPr>
          </w:pPr>
          <w:r>
            <w:t>3.2</w:t>
          </w:r>
          <w:r>
            <w:rPr>
              <w:rFonts w:asciiTheme="minorHAnsi" w:eastAsiaTheme="minorEastAsia" w:hAnsiTheme="minorHAnsi"/>
              <w:kern w:val="2"/>
              <w:szCs w:val="24"/>
              <w:lang w:bidi="ar-SA"/>
              <w14:ligatures w14:val="standardContextual"/>
            </w:rPr>
            <w:tab/>
          </w:r>
          <w:r>
            <w:t>Design Scope</w:t>
          </w:r>
          <w:r>
            <w:tab/>
          </w:r>
          <w:r>
            <w:fldChar w:fldCharType="begin"/>
          </w:r>
          <w:r>
            <w:instrText xml:space="preserve"> PAGEREF _Toc211864435 \h </w:instrText>
          </w:r>
          <w:r>
            <w:fldChar w:fldCharType="separate"/>
          </w:r>
          <w:r>
            <w:t>12</w:t>
          </w:r>
          <w:r>
            <w:fldChar w:fldCharType="end"/>
          </w:r>
        </w:p>
        <w:p w14:paraId="2820F496" w14:textId="46EE6145" w:rsidR="0027076C" w:rsidRDefault="0027076C">
          <w:pPr>
            <w:pStyle w:val="TOC1"/>
            <w:rPr>
              <w:rFonts w:asciiTheme="minorHAnsi" w:eastAsiaTheme="minorEastAsia" w:hAnsiTheme="minorHAnsi"/>
              <w:caps w:val="0"/>
              <w:noProof/>
              <w:kern w:val="2"/>
              <w:szCs w:val="24"/>
              <w14:ligatures w14:val="standardContextual"/>
            </w:rPr>
          </w:pPr>
          <w:r>
            <w:rPr>
              <w:noProof/>
              <w:lang w:bidi="en-US"/>
            </w:rPr>
            <w:t>4.</w:t>
          </w:r>
          <w:r>
            <w:rPr>
              <w:rFonts w:asciiTheme="minorHAnsi" w:eastAsiaTheme="minorEastAsia" w:hAnsiTheme="minorHAnsi"/>
              <w:caps w:val="0"/>
              <w:noProof/>
              <w:kern w:val="2"/>
              <w:szCs w:val="24"/>
              <w14:ligatures w14:val="standardContextual"/>
            </w:rPr>
            <w:tab/>
          </w:r>
          <w:r>
            <w:rPr>
              <w:noProof/>
              <w:lang w:bidi="en-US"/>
            </w:rPr>
            <w:t>Controls Software REQUIREMENTS</w:t>
          </w:r>
          <w:r>
            <w:rPr>
              <w:noProof/>
            </w:rPr>
            <w:tab/>
          </w:r>
          <w:r>
            <w:rPr>
              <w:noProof/>
            </w:rPr>
            <w:fldChar w:fldCharType="begin"/>
          </w:r>
          <w:r>
            <w:rPr>
              <w:noProof/>
            </w:rPr>
            <w:instrText xml:space="preserve"> PAGEREF _Toc211864436 \h </w:instrText>
          </w:r>
          <w:r>
            <w:rPr>
              <w:noProof/>
            </w:rPr>
          </w:r>
          <w:r>
            <w:rPr>
              <w:noProof/>
            </w:rPr>
            <w:fldChar w:fldCharType="separate"/>
          </w:r>
          <w:r>
            <w:rPr>
              <w:noProof/>
            </w:rPr>
            <w:t>13</w:t>
          </w:r>
          <w:r>
            <w:rPr>
              <w:noProof/>
            </w:rPr>
            <w:fldChar w:fldCharType="end"/>
          </w:r>
        </w:p>
        <w:p w14:paraId="1353D950" w14:textId="73747894" w:rsidR="0027076C" w:rsidRDefault="0027076C">
          <w:pPr>
            <w:pStyle w:val="TOC1"/>
            <w:rPr>
              <w:rFonts w:asciiTheme="minorHAnsi" w:eastAsiaTheme="minorEastAsia" w:hAnsiTheme="minorHAnsi"/>
              <w:caps w:val="0"/>
              <w:noProof/>
              <w:kern w:val="2"/>
              <w:szCs w:val="24"/>
              <w14:ligatures w14:val="standardContextual"/>
            </w:rPr>
          </w:pPr>
          <w:r>
            <w:rPr>
              <w:noProof/>
              <w:lang w:bidi="en-US"/>
            </w:rPr>
            <w:t>5.</w:t>
          </w:r>
          <w:r>
            <w:rPr>
              <w:rFonts w:asciiTheme="minorHAnsi" w:eastAsiaTheme="minorEastAsia" w:hAnsiTheme="minorHAnsi"/>
              <w:caps w:val="0"/>
              <w:noProof/>
              <w:kern w:val="2"/>
              <w:szCs w:val="24"/>
              <w14:ligatures w14:val="standardContextual"/>
            </w:rPr>
            <w:tab/>
          </w:r>
          <w:r>
            <w:rPr>
              <w:noProof/>
              <w:lang w:bidi="en-US"/>
            </w:rPr>
            <w:t>Applicable Documents</w:t>
          </w:r>
          <w:r>
            <w:rPr>
              <w:noProof/>
            </w:rPr>
            <w:tab/>
          </w:r>
          <w:r>
            <w:rPr>
              <w:noProof/>
            </w:rPr>
            <w:fldChar w:fldCharType="begin"/>
          </w:r>
          <w:r>
            <w:rPr>
              <w:noProof/>
            </w:rPr>
            <w:instrText xml:space="preserve"> PAGEREF _Toc211864437 \h </w:instrText>
          </w:r>
          <w:r>
            <w:rPr>
              <w:noProof/>
            </w:rPr>
          </w:r>
          <w:r>
            <w:rPr>
              <w:noProof/>
            </w:rPr>
            <w:fldChar w:fldCharType="separate"/>
          </w:r>
          <w:r>
            <w:rPr>
              <w:noProof/>
            </w:rPr>
            <w:t>29</w:t>
          </w:r>
          <w:r>
            <w:rPr>
              <w:noProof/>
            </w:rPr>
            <w:fldChar w:fldCharType="end"/>
          </w:r>
        </w:p>
        <w:p w14:paraId="12C49C18" w14:textId="5744D45C" w:rsidR="0027076C" w:rsidRDefault="0027076C">
          <w:pPr>
            <w:pStyle w:val="TOC1"/>
            <w:rPr>
              <w:rFonts w:asciiTheme="minorHAnsi" w:eastAsiaTheme="minorEastAsia" w:hAnsiTheme="minorHAnsi"/>
              <w:caps w:val="0"/>
              <w:noProof/>
              <w:kern w:val="2"/>
              <w:szCs w:val="24"/>
              <w14:ligatures w14:val="standardContextual"/>
            </w:rPr>
          </w:pPr>
          <w:r>
            <w:rPr>
              <w:noProof/>
              <w:lang w:bidi="en-US"/>
            </w:rPr>
            <w:t>6.</w:t>
          </w:r>
          <w:r>
            <w:rPr>
              <w:rFonts w:asciiTheme="minorHAnsi" w:eastAsiaTheme="minorEastAsia" w:hAnsiTheme="minorHAnsi"/>
              <w:caps w:val="0"/>
              <w:noProof/>
              <w:kern w:val="2"/>
              <w:szCs w:val="24"/>
              <w14:ligatures w14:val="standardContextual"/>
            </w:rPr>
            <w:tab/>
          </w:r>
          <w:r>
            <w:rPr>
              <w:noProof/>
              <w:lang w:bidi="en-US"/>
            </w:rPr>
            <w:t>Detailed change Log</w:t>
          </w:r>
          <w:r>
            <w:rPr>
              <w:noProof/>
            </w:rPr>
            <w:tab/>
          </w:r>
          <w:r>
            <w:rPr>
              <w:noProof/>
            </w:rPr>
            <w:fldChar w:fldCharType="begin"/>
          </w:r>
          <w:r>
            <w:rPr>
              <w:noProof/>
            </w:rPr>
            <w:instrText xml:space="preserve"> PAGEREF _Toc211864438 \h </w:instrText>
          </w:r>
          <w:r>
            <w:rPr>
              <w:noProof/>
            </w:rPr>
          </w:r>
          <w:r>
            <w:rPr>
              <w:noProof/>
            </w:rPr>
            <w:fldChar w:fldCharType="separate"/>
          </w:r>
          <w:r>
            <w:rPr>
              <w:noProof/>
            </w:rPr>
            <w:t>31</w:t>
          </w:r>
          <w:r>
            <w:rPr>
              <w:noProof/>
            </w:rPr>
            <w:fldChar w:fldCharType="end"/>
          </w:r>
        </w:p>
        <w:p w14:paraId="1BA509E1" w14:textId="6A2E1F61" w:rsidR="0027076C" w:rsidRDefault="0027076C">
          <w:pPr>
            <w:pStyle w:val="TOC1"/>
            <w:rPr>
              <w:rFonts w:asciiTheme="minorHAnsi" w:eastAsiaTheme="minorEastAsia" w:hAnsiTheme="minorHAnsi"/>
              <w:caps w:val="0"/>
              <w:noProof/>
              <w:kern w:val="2"/>
              <w:szCs w:val="24"/>
              <w14:ligatures w14:val="standardContextual"/>
            </w:rPr>
          </w:pPr>
          <w:r>
            <w:rPr>
              <w:noProof/>
              <w:lang w:bidi="en-US"/>
            </w:rPr>
            <w:t>7.</w:t>
          </w:r>
          <w:r>
            <w:rPr>
              <w:rFonts w:asciiTheme="minorHAnsi" w:eastAsiaTheme="minorEastAsia" w:hAnsiTheme="minorHAnsi"/>
              <w:caps w:val="0"/>
              <w:noProof/>
              <w:kern w:val="2"/>
              <w:szCs w:val="24"/>
              <w14:ligatures w14:val="standardContextual"/>
            </w:rPr>
            <w:tab/>
          </w:r>
          <w:r>
            <w:rPr>
              <w:noProof/>
              <w:lang w:bidi="en-US"/>
            </w:rPr>
            <w:t>REFERENCES</w:t>
          </w:r>
          <w:r>
            <w:rPr>
              <w:noProof/>
            </w:rPr>
            <w:tab/>
          </w:r>
          <w:r>
            <w:rPr>
              <w:noProof/>
            </w:rPr>
            <w:fldChar w:fldCharType="begin"/>
          </w:r>
          <w:r>
            <w:rPr>
              <w:noProof/>
            </w:rPr>
            <w:instrText xml:space="preserve"> PAGEREF _Toc211864439 \h </w:instrText>
          </w:r>
          <w:r>
            <w:rPr>
              <w:noProof/>
            </w:rPr>
          </w:r>
          <w:r>
            <w:rPr>
              <w:noProof/>
            </w:rPr>
            <w:fldChar w:fldCharType="separate"/>
          </w:r>
          <w:r>
            <w:rPr>
              <w:noProof/>
            </w:rPr>
            <w:t>31</w:t>
          </w:r>
          <w:r>
            <w:rPr>
              <w:noProof/>
            </w:rPr>
            <w:fldChar w:fldCharType="end"/>
          </w:r>
        </w:p>
        <w:p w14:paraId="082410D1" w14:textId="2578C951" w:rsidR="00957CE7" w:rsidRPr="00AB7321" w:rsidRDefault="00A17D72">
          <w:pPr>
            <w:rPr>
              <w:rFonts w:cs="Times New Roman"/>
            </w:rPr>
          </w:pPr>
          <w:r>
            <w:rPr>
              <w:rFonts w:cs="Times New Roman"/>
              <w:b/>
              <w:bCs/>
              <w:caps/>
              <w:noProof/>
            </w:rPr>
            <w:fldChar w:fldCharType="end"/>
          </w:r>
        </w:p>
      </w:sdtContent>
    </w:sdt>
    <w:bookmarkEnd w:id="1"/>
    <w:p w14:paraId="6AA5DD1E" w14:textId="77777777" w:rsidR="00A142C9" w:rsidRDefault="00A142C9">
      <w:pPr>
        <w:spacing w:line="276" w:lineRule="auto"/>
        <w:jc w:val="left"/>
        <w:rPr>
          <w:rFonts w:eastAsia="SimSun" w:cs="Times New Roman"/>
          <w:b/>
          <w:iCs/>
        </w:rPr>
      </w:pPr>
      <w:r>
        <w:rPr>
          <w:rFonts w:eastAsia="SimSun" w:cs="Times New Roman"/>
          <w:b/>
          <w:iCs/>
        </w:rPr>
        <w:br w:type="page"/>
      </w:r>
    </w:p>
    <w:p w14:paraId="7820B4C4" w14:textId="77777777" w:rsidR="006F08CB" w:rsidRPr="00630024" w:rsidRDefault="00357127" w:rsidP="00630024">
      <w:pPr>
        <w:pStyle w:val="Heading"/>
      </w:pPr>
      <w:r>
        <w:lastRenderedPageBreak/>
        <w:t xml:space="preserve">LIST OF </w:t>
      </w:r>
      <w:r w:rsidR="00AB4969" w:rsidRPr="00AB4969">
        <w:t>ACRONYMS</w:t>
      </w:r>
    </w:p>
    <w:tbl>
      <w:tblPr>
        <w:tblStyle w:val="ACYTable"/>
        <w:tblW w:w="0" w:type="auto"/>
        <w:tblLook w:val="04A0" w:firstRow="1" w:lastRow="0" w:firstColumn="1" w:lastColumn="0" w:noHBand="0" w:noVBand="1"/>
      </w:tblPr>
      <w:tblGrid>
        <w:gridCol w:w="2160"/>
        <w:gridCol w:w="6480"/>
      </w:tblGrid>
      <w:tr w:rsidR="00B62AC8" w:rsidRPr="00B62AC8" w14:paraId="10CA9FB0" w14:textId="77777777" w:rsidTr="243F26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33BD22F" w14:textId="0AFA2B64" w:rsidR="01F05F6A" w:rsidRPr="6AFF57CF" w:rsidRDefault="01F05F6A" w:rsidP="6AFF57CF">
            <w:pPr>
              <w:spacing w:line="276" w:lineRule="auto"/>
              <w:jc w:val="left"/>
              <w:rPr>
                <w:b/>
                <w:bCs w:val="0"/>
              </w:rPr>
            </w:pPr>
            <w:r w:rsidRPr="6AFF57CF">
              <w:rPr>
                <w:b/>
              </w:rPr>
              <w:t>ADO</w:t>
            </w:r>
          </w:p>
        </w:tc>
        <w:tc>
          <w:tcPr>
            <w:tcW w:w="6480" w:type="dxa"/>
            <w:noWrap/>
            <w:hideMark/>
          </w:tcPr>
          <w:p w14:paraId="3E4C6E0C" w14:textId="1CAE1133" w:rsidR="6620EBAD" w:rsidRDefault="6620EBAD" w:rsidP="6620EBAD">
            <w:pPr>
              <w:spacing w:line="276" w:lineRule="auto"/>
              <w:jc w:val="left"/>
              <w:cnfStyle w:val="100000000000" w:firstRow="1" w:lastRow="0" w:firstColumn="0" w:lastColumn="0" w:oddVBand="0" w:evenVBand="0" w:oddHBand="0" w:evenHBand="0" w:firstRowFirstColumn="0" w:firstRowLastColumn="0" w:lastRowFirstColumn="0" w:lastRowLastColumn="0"/>
            </w:pPr>
            <w:r>
              <w:t>Accelerator Device Object</w:t>
            </w:r>
          </w:p>
        </w:tc>
      </w:tr>
      <w:tr w:rsidR="00B62AC8" w:rsidRPr="00B62AC8" w14:paraId="36092497"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9FDA5DC" w14:textId="11C639B4" w:rsidR="6620EBAD" w:rsidRDefault="6620EBAD" w:rsidP="6620EBAD">
            <w:pPr>
              <w:spacing w:line="276" w:lineRule="auto"/>
              <w:jc w:val="left"/>
            </w:pPr>
            <w:r>
              <w:t>ADOBR</w:t>
            </w:r>
          </w:p>
        </w:tc>
        <w:tc>
          <w:tcPr>
            <w:tcW w:w="6480" w:type="dxa"/>
            <w:noWrap/>
            <w:hideMark/>
          </w:tcPr>
          <w:p w14:paraId="6AA30FE5" w14:textId="15C3D1AF" w:rsidR="6620EBAD" w:rsidRDefault="6620EBAD" w:rsidP="6620EBAD">
            <w:pPr>
              <w:spacing w:line="276" w:lineRule="auto"/>
              <w:jc w:val="left"/>
              <w:cnfStyle w:val="000000100000" w:firstRow="0" w:lastRow="0" w:firstColumn="0" w:lastColumn="0" w:oddVBand="0" w:evenVBand="0" w:oddHBand="1" w:evenHBand="0" w:firstRowFirstColumn="0" w:firstRowLastColumn="0" w:lastRowFirstColumn="0" w:lastRowLastColumn="0"/>
            </w:pPr>
            <w:r>
              <w:t>ADO (Accelerator Device Object) Bridge</w:t>
            </w:r>
          </w:p>
        </w:tc>
      </w:tr>
      <w:tr w:rsidR="00B62AC8" w:rsidRPr="00B62AC8" w14:paraId="2944AFA5"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3325B77" w14:textId="40C9F0C7" w:rsidR="6620EBAD" w:rsidRDefault="6620EBAD" w:rsidP="6620EBAD">
            <w:pPr>
              <w:spacing w:line="276" w:lineRule="auto"/>
              <w:jc w:val="left"/>
            </w:pPr>
            <w:r>
              <w:t>API</w:t>
            </w:r>
          </w:p>
        </w:tc>
        <w:tc>
          <w:tcPr>
            <w:tcW w:w="6480" w:type="dxa"/>
            <w:noWrap/>
            <w:hideMark/>
          </w:tcPr>
          <w:p w14:paraId="3B71428B" w14:textId="73BF424C" w:rsidR="6620EBAD" w:rsidRDefault="6620EBAD" w:rsidP="6620EBAD">
            <w:pPr>
              <w:spacing w:line="276" w:lineRule="auto"/>
              <w:jc w:val="left"/>
              <w:cnfStyle w:val="000000000000" w:firstRow="0" w:lastRow="0" w:firstColumn="0" w:lastColumn="0" w:oddVBand="0" w:evenVBand="0" w:oddHBand="0" w:evenHBand="0" w:firstRowFirstColumn="0" w:firstRowLastColumn="0" w:lastRowFirstColumn="0" w:lastRowLastColumn="0"/>
            </w:pPr>
            <w:r>
              <w:t>Application Programming Interface </w:t>
            </w:r>
          </w:p>
        </w:tc>
      </w:tr>
      <w:tr w:rsidR="0078188B" w:rsidRPr="00B62AC8" w14:paraId="728C677C"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tcPr>
          <w:p w14:paraId="679A02F8" w14:textId="39D7F694" w:rsidR="0078188B" w:rsidRDefault="0011227C" w:rsidP="0078188B">
            <w:pPr>
              <w:spacing w:line="276" w:lineRule="auto"/>
              <w:jc w:val="left"/>
            </w:pPr>
            <w:r>
              <w:t>BLIP</w:t>
            </w:r>
          </w:p>
        </w:tc>
        <w:tc>
          <w:tcPr>
            <w:tcW w:w="6480" w:type="dxa"/>
            <w:noWrap/>
          </w:tcPr>
          <w:p w14:paraId="1A70C042" w14:textId="4741FCA2" w:rsidR="0078188B" w:rsidRDefault="0078188B" w:rsidP="0078188B">
            <w:pPr>
              <w:spacing w:line="276" w:lineRule="auto"/>
              <w:jc w:val="left"/>
              <w:cnfStyle w:val="000000100000" w:firstRow="0" w:lastRow="0" w:firstColumn="0" w:lastColumn="0" w:oddVBand="0" w:evenVBand="0" w:oddHBand="1" w:evenHBand="0" w:firstRowFirstColumn="0" w:firstRowLastColumn="0" w:lastRowFirstColumn="0" w:lastRowLastColumn="0"/>
            </w:pPr>
            <w:r w:rsidRPr="00D1365F">
              <w:t>Brookhave</w:t>
            </w:r>
            <w:r w:rsidR="0011227C">
              <w:t>n</w:t>
            </w:r>
            <w:r w:rsidRPr="00D1365F">
              <w:t xml:space="preserve"> Linac Isotope Producer</w:t>
            </w:r>
          </w:p>
        </w:tc>
      </w:tr>
      <w:tr w:rsidR="3B67F6C0" w14:paraId="247AAB26"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F8F16CF" w14:textId="19691181" w:rsidR="1241565A" w:rsidRDefault="1241565A" w:rsidP="3B67F6C0">
            <w:pPr>
              <w:spacing w:line="276" w:lineRule="auto"/>
              <w:jc w:val="left"/>
            </w:pPr>
            <w:r>
              <w:t>BSA</w:t>
            </w:r>
          </w:p>
        </w:tc>
        <w:tc>
          <w:tcPr>
            <w:tcW w:w="6480" w:type="dxa"/>
            <w:noWrap/>
            <w:hideMark/>
          </w:tcPr>
          <w:p w14:paraId="16F7C50D" w14:textId="6D7A6B5F" w:rsidR="1241565A" w:rsidRDefault="1241565A" w:rsidP="3B67F6C0">
            <w:pPr>
              <w:spacing w:line="276" w:lineRule="auto"/>
              <w:jc w:val="left"/>
              <w:cnfStyle w:val="000000000000" w:firstRow="0" w:lastRow="0" w:firstColumn="0" w:lastColumn="0" w:oddVBand="0" w:evenVBand="0" w:oddHBand="0" w:evenHBand="0" w:firstRowFirstColumn="0" w:firstRowLastColumn="0" w:lastRowFirstColumn="0" w:lastRowLastColumn="0"/>
            </w:pPr>
            <w:r>
              <w:t>Brookhaven Science Associates</w:t>
            </w:r>
          </w:p>
        </w:tc>
      </w:tr>
      <w:tr w:rsidR="00B62AC8" w:rsidRPr="00B62AC8" w14:paraId="17E725A6"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4ABCBC23" w14:textId="202B55AC" w:rsidR="6AFF57CF" w:rsidRDefault="6AFF57CF" w:rsidP="6AFF57CF">
            <w:pPr>
              <w:spacing w:line="276" w:lineRule="auto"/>
              <w:jc w:val="left"/>
            </w:pPr>
            <w:r>
              <w:t>CI</w:t>
            </w:r>
          </w:p>
        </w:tc>
        <w:tc>
          <w:tcPr>
            <w:tcW w:w="6480" w:type="dxa"/>
            <w:noWrap/>
            <w:hideMark/>
          </w:tcPr>
          <w:p w14:paraId="47CD1D9D" w14:textId="4E5F51AD" w:rsidR="6AFF57CF" w:rsidRDefault="6AFF57CF"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Continuous Integration</w:t>
            </w:r>
          </w:p>
        </w:tc>
      </w:tr>
      <w:tr w:rsidR="348178C8" w14:paraId="55055DCA"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4CBD04FD" w14:textId="42235E62" w:rsidR="20D83733" w:rsidRDefault="20D83733" w:rsidP="348178C8">
            <w:pPr>
              <w:spacing w:line="276" w:lineRule="auto"/>
              <w:jc w:val="left"/>
            </w:pPr>
            <w:r>
              <w:t>CRUD</w:t>
            </w:r>
          </w:p>
        </w:tc>
        <w:tc>
          <w:tcPr>
            <w:tcW w:w="6480" w:type="dxa"/>
            <w:noWrap/>
            <w:hideMark/>
          </w:tcPr>
          <w:p w14:paraId="4B1CC6AA" w14:textId="4C5F0D2E" w:rsidR="20D83733" w:rsidRDefault="20D83733" w:rsidP="348178C8">
            <w:pPr>
              <w:spacing w:line="276" w:lineRule="auto"/>
              <w:jc w:val="left"/>
              <w:cnfStyle w:val="000000000000" w:firstRow="0" w:lastRow="0" w:firstColumn="0" w:lastColumn="0" w:oddVBand="0" w:evenVBand="0" w:oddHBand="0" w:evenHBand="0" w:firstRowFirstColumn="0" w:firstRowLastColumn="0" w:lastRowFirstColumn="0" w:lastRowLastColumn="0"/>
            </w:pPr>
            <w:r>
              <w:t>Create/Read/Update/Delete</w:t>
            </w:r>
          </w:p>
        </w:tc>
      </w:tr>
      <w:tr w:rsidR="1BA0D331" w14:paraId="265A3F43"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37AAB70" w14:textId="330A7615" w:rsidR="43B2F41F" w:rsidRDefault="6639C236" w:rsidP="1BA0D331">
            <w:pPr>
              <w:spacing w:line="276" w:lineRule="auto"/>
              <w:jc w:val="left"/>
            </w:pPr>
            <w:commentRangeStart w:id="2"/>
            <w:r>
              <w:t>CSV</w:t>
            </w:r>
          </w:p>
        </w:tc>
        <w:tc>
          <w:tcPr>
            <w:tcW w:w="6480" w:type="dxa"/>
            <w:noWrap/>
            <w:hideMark/>
          </w:tcPr>
          <w:p w14:paraId="4360AB67" w14:textId="7902907B" w:rsidR="43B2F41F" w:rsidRDefault="2CB67895" w:rsidP="1BA0D331">
            <w:pPr>
              <w:spacing w:line="276" w:lineRule="auto"/>
              <w:jc w:val="left"/>
              <w:cnfStyle w:val="000000100000" w:firstRow="0" w:lastRow="0" w:firstColumn="0" w:lastColumn="0" w:oddVBand="0" w:evenVBand="0" w:oddHBand="1" w:evenHBand="0" w:firstRowFirstColumn="0" w:firstRowLastColumn="0" w:lastRowFirstColumn="0" w:lastRowLastColumn="0"/>
            </w:pPr>
            <w:r>
              <w:t>Comma</w:t>
            </w:r>
            <w:r w:rsidR="06D42F9D">
              <w:t>-</w:t>
            </w:r>
            <w:r w:rsidR="6639C236">
              <w:t>Separated Value</w:t>
            </w:r>
            <w:r w:rsidR="06D42F9D">
              <w:t>s</w:t>
            </w:r>
            <w:commentRangeEnd w:id="2"/>
            <w:r w:rsidR="43B2F41F">
              <w:rPr>
                <w:rStyle w:val="CommentReference"/>
                <w:sz w:val="24"/>
                <w:szCs w:val="22"/>
              </w:rPr>
              <w:commentReference w:id="2"/>
            </w:r>
          </w:p>
        </w:tc>
      </w:tr>
      <w:tr w:rsidR="00B62AC8" w:rsidRPr="00B62AC8" w14:paraId="1EA2BF33"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CA0EBD1" w14:textId="5D771AB8" w:rsidR="6AFF57CF" w:rsidRDefault="6AFF57CF" w:rsidP="6AFF57CF">
            <w:pPr>
              <w:spacing w:line="276" w:lineRule="auto"/>
              <w:jc w:val="left"/>
            </w:pPr>
            <w:r>
              <w:t>DB</w:t>
            </w:r>
          </w:p>
        </w:tc>
        <w:tc>
          <w:tcPr>
            <w:tcW w:w="6480" w:type="dxa"/>
            <w:noWrap/>
            <w:hideMark/>
          </w:tcPr>
          <w:p w14:paraId="005EAF45" w14:textId="7794666B" w:rsidR="6AFF57CF" w:rsidRDefault="6AFF57CF"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Dat</w:t>
            </w:r>
            <w:r w:rsidR="02B5C3A6">
              <w:t>a</w:t>
            </w:r>
            <w:r>
              <w:t>base</w:t>
            </w:r>
          </w:p>
        </w:tc>
      </w:tr>
      <w:tr w:rsidR="00B62AC8" w:rsidRPr="00B62AC8" w14:paraId="36DBEBD0"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151033C" w14:textId="6DA83BC8" w:rsidR="00B62AC8" w:rsidRPr="00B62AC8" w:rsidRDefault="00B62AC8" w:rsidP="00B62AC8">
            <w:pPr>
              <w:spacing w:line="276" w:lineRule="auto"/>
              <w:jc w:val="left"/>
            </w:pPr>
            <w:r>
              <w:t>DEV</w:t>
            </w:r>
          </w:p>
        </w:tc>
        <w:tc>
          <w:tcPr>
            <w:tcW w:w="6480" w:type="dxa"/>
            <w:noWrap/>
            <w:hideMark/>
          </w:tcPr>
          <w:p w14:paraId="4BF5FC46" w14:textId="3CB175DB" w:rsidR="00B62AC8" w:rsidRPr="00B62AC8" w:rsidRDefault="00B62AC8" w:rsidP="00B62AC8">
            <w:pPr>
              <w:spacing w:line="276" w:lineRule="auto"/>
              <w:jc w:val="left"/>
              <w:cnfStyle w:val="000000100000" w:firstRow="0" w:lastRow="0" w:firstColumn="0" w:lastColumn="0" w:oddVBand="0" w:evenVBand="0" w:oddHBand="1" w:evenHBand="0" w:firstRowFirstColumn="0" w:firstRowLastColumn="0" w:lastRowFirstColumn="0" w:lastRowLastColumn="0"/>
            </w:pPr>
            <w:r>
              <w:t>Development</w:t>
            </w:r>
          </w:p>
        </w:tc>
      </w:tr>
      <w:tr w:rsidR="3B67F6C0" w14:paraId="09D2AC29"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B58C6EE" w14:textId="2DB77B35" w:rsidR="5C3088C7" w:rsidRDefault="5C3088C7" w:rsidP="3B67F6C0">
            <w:pPr>
              <w:spacing w:line="276" w:lineRule="auto"/>
              <w:jc w:val="left"/>
            </w:pPr>
            <w:r>
              <w:t>DOE</w:t>
            </w:r>
          </w:p>
        </w:tc>
        <w:tc>
          <w:tcPr>
            <w:tcW w:w="6480" w:type="dxa"/>
            <w:noWrap/>
            <w:hideMark/>
          </w:tcPr>
          <w:p w14:paraId="2000E1F3" w14:textId="35492680" w:rsidR="5C3088C7" w:rsidRDefault="5C3088C7" w:rsidP="3B67F6C0">
            <w:pPr>
              <w:spacing w:line="276" w:lineRule="auto"/>
              <w:jc w:val="left"/>
              <w:cnfStyle w:val="000000000000" w:firstRow="0" w:lastRow="0" w:firstColumn="0" w:lastColumn="0" w:oddVBand="0" w:evenVBand="0" w:oddHBand="0" w:evenHBand="0" w:firstRowFirstColumn="0" w:firstRowLastColumn="0" w:lastRowFirstColumn="0" w:lastRowLastColumn="0"/>
            </w:pPr>
            <w:r>
              <w:t>Department of Energy</w:t>
            </w:r>
          </w:p>
        </w:tc>
      </w:tr>
      <w:tr w:rsidR="6AFF57CF" w14:paraId="4E4E2715"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B36A69D" w14:textId="37AA61EA" w:rsidR="3BA8B368" w:rsidRDefault="3BA8B368" w:rsidP="6AFF57CF">
            <w:pPr>
              <w:spacing w:line="276" w:lineRule="auto"/>
              <w:jc w:val="left"/>
            </w:pPr>
            <w:r>
              <w:t>EIC</w:t>
            </w:r>
          </w:p>
        </w:tc>
        <w:tc>
          <w:tcPr>
            <w:tcW w:w="6480" w:type="dxa"/>
            <w:noWrap/>
            <w:hideMark/>
          </w:tcPr>
          <w:p w14:paraId="4C4B6D79" w14:textId="0DDF430E" w:rsidR="3BA8B368" w:rsidRDefault="3BA8B368"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Electron Ion Collider</w:t>
            </w:r>
          </w:p>
        </w:tc>
      </w:tr>
      <w:tr w:rsidR="00B62AC8" w:rsidRPr="00B62AC8" w14:paraId="37E14B10"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15ABE181" w14:textId="5B5DE4B7" w:rsidR="6AFF57CF" w:rsidRDefault="6AFF57CF" w:rsidP="6AFF57CF">
            <w:pPr>
              <w:spacing w:line="276" w:lineRule="auto"/>
              <w:jc w:val="left"/>
            </w:pPr>
            <w:r>
              <w:t>EPICS</w:t>
            </w:r>
          </w:p>
        </w:tc>
        <w:tc>
          <w:tcPr>
            <w:tcW w:w="6480" w:type="dxa"/>
            <w:noWrap/>
            <w:hideMark/>
          </w:tcPr>
          <w:p w14:paraId="3ED91534" w14:textId="41A77962" w:rsidR="6AFF57CF" w:rsidRDefault="6AFF57CF"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Experimental Physics and Industrial Control System</w:t>
            </w:r>
          </w:p>
        </w:tc>
      </w:tr>
      <w:tr w:rsidR="00B62AC8" w:rsidRPr="00B62AC8" w14:paraId="0E0ADB98"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5856AE7" w14:textId="0381D977" w:rsidR="6AFF57CF" w:rsidRDefault="6AFF57CF" w:rsidP="6AFF57CF">
            <w:pPr>
              <w:spacing w:line="276" w:lineRule="auto"/>
              <w:jc w:val="left"/>
            </w:pPr>
            <w:r>
              <w:t>ESH</w:t>
            </w:r>
          </w:p>
        </w:tc>
        <w:tc>
          <w:tcPr>
            <w:tcW w:w="6480" w:type="dxa"/>
            <w:noWrap/>
            <w:hideMark/>
          </w:tcPr>
          <w:p w14:paraId="0EA2E0DD" w14:textId="77777777" w:rsidR="6AFF57CF" w:rsidRDefault="6AFF57CF"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Environmental Safety and Health</w:t>
            </w:r>
          </w:p>
        </w:tc>
      </w:tr>
      <w:tr w:rsidR="6AFF57CF" w14:paraId="4BCEAA8F"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49FE713D" w14:textId="2AFD51C7" w:rsidR="7D642924" w:rsidRDefault="7D642924" w:rsidP="6AFF57CF">
            <w:pPr>
              <w:spacing w:line="276" w:lineRule="auto"/>
              <w:jc w:val="left"/>
            </w:pPr>
            <w:r>
              <w:t>ESR</w:t>
            </w:r>
          </w:p>
        </w:tc>
        <w:tc>
          <w:tcPr>
            <w:tcW w:w="6480" w:type="dxa"/>
            <w:noWrap/>
            <w:hideMark/>
          </w:tcPr>
          <w:p w14:paraId="10C8814B" w14:textId="2D71366D" w:rsidR="7D642924" w:rsidRDefault="7D642924"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Electron Storage Ring</w:t>
            </w:r>
          </w:p>
        </w:tc>
      </w:tr>
      <w:tr w:rsidR="00B62AC8" w:rsidRPr="00B62AC8" w14:paraId="7E7FBA86"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D37E971" w14:textId="103369B0" w:rsidR="6AFF57CF" w:rsidRDefault="6AFF57CF" w:rsidP="6AFF57CF">
            <w:pPr>
              <w:spacing w:line="276" w:lineRule="auto"/>
              <w:jc w:val="left"/>
            </w:pPr>
            <w:r>
              <w:t>FEC</w:t>
            </w:r>
          </w:p>
        </w:tc>
        <w:tc>
          <w:tcPr>
            <w:tcW w:w="6480" w:type="dxa"/>
            <w:noWrap/>
            <w:hideMark/>
          </w:tcPr>
          <w:p w14:paraId="25448CC0" w14:textId="2090C9BD" w:rsidR="6AFF57CF" w:rsidRDefault="6AFF57CF"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Front End Computer</w:t>
            </w:r>
          </w:p>
        </w:tc>
      </w:tr>
      <w:tr w:rsidR="7E2ED256" w14:paraId="3A91455E"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52CD1A6A" w14:textId="57C5EF0D" w:rsidR="50571E99" w:rsidRDefault="50571E99" w:rsidP="7E2ED256">
            <w:pPr>
              <w:spacing w:line="276" w:lineRule="auto"/>
              <w:jc w:val="left"/>
            </w:pPr>
            <w:r>
              <w:t>FPGA</w:t>
            </w:r>
          </w:p>
        </w:tc>
        <w:tc>
          <w:tcPr>
            <w:tcW w:w="6480" w:type="dxa"/>
            <w:noWrap/>
            <w:hideMark/>
          </w:tcPr>
          <w:p w14:paraId="1C7C1DB4" w14:textId="4170A3CC" w:rsidR="50571E99" w:rsidRDefault="50571E99" w:rsidP="7E2ED256">
            <w:pPr>
              <w:spacing w:line="276" w:lineRule="auto"/>
              <w:jc w:val="left"/>
              <w:cnfStyle w:val="000000000000" w:firstRow="0" w:lastRow="0" w:firstColumn="0" w:lastColumn="0" w:oddVBand="0" w:evenVBand="0" w:oddHBand="0" w:evenHBand="0" w:firstRowFirstColumn="0" w:firstRowLastColumn="0" w:lastRowFirstColumn="0" w:lastRowLastColumn="0"/>
            </w:pPr>
            <w:r>
              <w:t>Field Programmable Gate Array</w:t>
            </w:r>
          </w:p>
        </w:tc>
      </w:tr>
      <w:tr w:rsidR="6AFF57CF" w14:paraId="4E888145"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6526666" w14:textId="49435C86" w:rsidR="6AC60932" w:rsidRDefault="6AC60932" w:rsidP="6AFF57CF">
            <w:pPr>
              <w:spacing w:line="276" w:lineRule="auto"/>
              <w:jc w:val="left"/>
            </w:pPr>
            <w:r>
              <w:t>GDD</w:t>
            </w:r>
          </w:p>
        </w:tc>
        <w:tc>
          <w:tcPr>
            <w:tcW w:w="6480" w:type="dxa"/>
            <w:noWrap/>
            <w:hideMark/>
          </w:tcPr>
          <w:p w14:paraId="0FD22496" w14:textId="52C1C001" w:rsidR="6AC60932" w:rsidRDefault="6AC60932"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Global Design and Development</w:t>
            </w:r>
          </w:p>
        </w:tc>
      </w:tr>
      <w:tr w:rsidR="1097E035" w14:paraId="727940D0" w14:textId="77777777" w:rsidTr="243F261F">
        <w:trPr>
          <w:trHeight w:val="300"/>
          <w:ins w:id="3" w:author="Yin, Zhijian" w:date="2025-10-29T01:11:00Z"/>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4479DE5" w14:textId="2E5692F0" w:rsidR="7D74F3E9" w:rsidRDefault="7D74F3E9" w:rsidP="1097E035">
            <w:pPr>
              <w:spacing w:line="276" w:lineRule="auto"/>
              <w:jc w:val="left"/>
            </w:pPr>
            <w:ins w:id="4" w:author="Yin, Zhijian" w:date="2025-10-29T01:11:00Z">
              <w:r>
                <w:t>GUI</w:t>
              </w:r>
            </w:ins>
          </w:p>
        </w:tc>
        <w:tc>
          <w:tcPr>
            <w:tcW w:w="6480" w:type="dxa"/>
            <w:noWrap/>
            <w:hideMark/>
          </w:tcPr>
          <w:p w14:paraId="30A5282F" w14:textId="41615F77" w:rsidR="7D74F3E9" w:rsidRDefault="7D74F3E9" w:rsidP="1097E035">
            <w:pPr>
              <w:spacing w:line="276" w:lineRule="auto"/>
              <w:jc w:val="left"/>
              <w:cnfStyle w:val="000000000000" w:firstRow="0" w:lastRow="0" w:firstColumn="0" w:lastColumn="0" w:oddVBand="0" w:evenVBand="0" w:oddHBand="0" w:evenHBand="0" w:firstRowFirstColumn="0" w:firstRowLastColumn="0" w:lastRowFirstColumn="0" w:lastRowLastColumn="0"/>
            </w:pPr>
            <w:ins w:id="5" w:author="Yin, Zhijian" w:date="2025-10-29T01:11:00Z">
              <w:r>
                <w:t>Graphical User Interface</w:t>
              </w:r>
            </w:ins>
          </w:p>
        </w:tc>
      </w:tr>
      <w:tr w:rsidR="6AFF57CF" w14:paraId="0933F7C1"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7EF2082" w14:textId="1F30E97C" w:rsidR="6AC60932" w:rsidRDefault="6AC60932" w:rsidP="6AFF57CF">
            <w:pPr>
              <w:spacing w:line="276" w:lineRule="auto"/>
              <w:jc w:val="left"/>
            </w:pPr>
            <w:r>
              <w:t>HLA</w:t>
            </w:r>
          </w:p>
        </w:tc>
        <w:tc>
          <w:tcPr>
            <w:tcW w:w="6480" w:type="dxa"/>
            <w:noWrap/>
            <w:hideMark/>
          </w:tcPr>
          <w:p w14:paraId="3FDECF51" w14:textId="241462E6" w:rsidR="6AC60932" w:rsidRDefault="6AC60932"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High Level Applications</w:t>
            </w:r>
          </w:p>
        </w:tc>
      </w:tr>
      <w:tr w:rsidR="6AFF57CF" w14:paraId="4E432665"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63EC655" w14:textId="25C33D64" w:rsidR="48623222" w:rsidRDefault="48623222" w:rsidP="6AFF57CF">
            <w:pPr>
              <w:spacing w:line="276" w:lineRule="auto"/>
              <w:jc w:val="left"/>
            </w:pPr>
            <w:r>
              <w:t>HSR</w:t>
            </w:r>
          </w:p>
        </w:tc>
        <w:tc>
          <w:tcPr>
            <w:tcW w:w="6480" w:type="dxa"/>
            <w:noWrap/>
            <w:hideMark/>
          </w:tcPr>
          <w:p w14:paraId="7DCAB602" w14:textId="2803C9BB" w:rsidR="48623222" w:rsidRDefault="48623222"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Hadron Storage Ring</w:t>
            </w:r>
          </w:p>
        </w:tc>
      </w:tr>
      <w:tr w:rsidR="6AFF57CF" w14:paraId="0BB7CD9C"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5F6C4EE" w14:textId="144C4B11" w:rsidR="7D8F685E" w:rsidRDefault="7D8F685E" w:rsidP="6AFF57CF">
            <w:pPr>
              <w:spacing w:line="276" w:lineRule="auto"/>
              <w:jc w:val="left"/>
            </w:pPr>
            <w:r>
              <w:t>IOC</w:t>
            </w:r>
          </w:p>
        </w:tc>
        <w:tc>
          <w:tcPr>
            <w:tcW w:w="6480" w:type="dxa"/>
            <w:noWrap/>
            <w:hideMark/>
          </w:tcPr>
          <w:p w14:paraId="0C199E62" w14:textId="19BCAC84" w:rsidR="7D8F685E" w:rsidRDefault="7D8F685E"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Input Output Controller</w:t>
            </w:r>
          </w:p>
        </w:tc>
      </w:tr>
      <w:tr w:rsidR="1BA0D331" w14:paraId="3BDECBC2"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47A56592" w14:textId="203EF15A" w:rsidR="45B408C1" w:rsidRDefault="45B408C1" w:rsidP="1BA0D331">
            <w:pPr>
              <w:spacing w:line="276" w:lineRule="auto"/>
              <w:jc w:val="left"/>
            </w:pPr>
            <w:r>
              <w:t>IR</w:t>
            </w:r>
          </w:p>
        </w:tc>
        <w:tc>
          <w:tcPr>
            <w:tcW w:w="6480" w:type="dxa"/>
            <w:noWrap/>
            <w:hideMark/>
          </w:tcPr>
          <w:p w14:paraId="7CAD1496" w14:textId="0AB2F367" w:rsidR="45B408C1" w:rsidRDefault="45B408C1" w:rsidP="1BA0D331">
            <w:pPr>
              <w:spacing w:line="276" w:lineRule="auto"/>
              <w:jc w:val="left"/>
              <w:cnfStyle w:val="000000000000" w:firstRow="0" w:lastRow="0" w:firstColumn="0" w:lastColumn="0" w:oddVBand="0" w:evenVBand="0" w:oddHBand="0" w:evenHBand="0" w:firstRowFirstColumn="0" w:firstRowLastColumn="0" w:lastRowFirstColumn="0" w:lastRowLastColumn="0"/>
            </w:pPr>
            <w:r>
              <w:t>Interaction Region</w:t>
            </w:r>
          </w:p>
        </w:tc>
      </w:tr>
      <w:tr w:rsidR="1BA0D331" w14:paraId="7495DEE7"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5A79DAC9" w14:textId="6F7C0273" w:rsidR="258A2CA6" w:rsidRDefault="258A2CA6" w:rsidP="1BA0D331">
            <w:pPr>
              <w:spacing w:line="276" w:lineRule="auto"/>
              <w:jc w:val="left"/>
            </w:pPr>
            <w:r>
              <w:t>JSON</w:t>
            </w:r>
          </w:p>
        </w:tc>
        <w:tc>
          <w:tcPr>
            <w:tcW w:w="6480" w:type="dxa"/>
            <w:noWrap/>
            <w:hideMark/>
          </w:tcPr>
          <w:p w14:paraId="40BCEB0A" w14:textId="5D8929A5" w:rsidR="258A2CA6" w:rsidRDefault="00CF7A81" w:rsidP="1BA0D331">
            <w:pPr>
              <w:spacing w:line="276" w:lineRule="auto"/>
              <w:jc w:val="left"/>
              <w:cnfStyle w:val="000000100000" w:firstRow="0" w:lastRow="0" w:firstColumn="0" w:lastColumn="0" w:oddVBand="0" w:evenVBand="0" w:oddHBand="1" w:evenHBand="0" w:firstRowFirstColumn="0" w:firstRowLastColumn="0" w:lastRowFirstColumn="0" w:lastRowLastColumn="0"/>
            </w:pPr>
            <w:r>
              <w:t>JavaScript</w:t>
            </w:r>
            <w:r w:rsidR="258A2CA6">
              <w:t xml:space="preserve"> </w:t>
            </w:r>
            <w:r w:rsidR="0FDFAB48">
              <w:t xml:space="preserve">Object </w:t>
            </w:r>
            <w:r w:rsidR="258A2CA6">
              <w:t xml:space="preserve">Notation </w:t>
            </w:r>
          </w:p>
        </w:tc>
      </w:tr>
      <w:tr w:rsidR="6AFF57CF" w14:paraId="6D3ABD6F"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E267955" w14:textId="34330DF0" w:rsidR="5A156E70" w:rsidRDefault="5A156E70" w:rsidP="6AFF57CF">
            <w:pPr>
              <w:spacing w:line="276" w:lineRule="auto"/>
              <w:jc w:val="left"/>
            </w:pPr>
            <w:r>
              <w:t>LLRF</w:t>
            </w:r>
          </w:p>
        </w:tc>
        <w:tc>
          <w:tcPr>
            <w:tcW w:w="6480" w:type="dxa"/>
            <w:noWrap/>
            <w:hideMark/>
          </w:tcPr>
          <w:p w14:paraId="7AC96C04" w14:textId="0322520A" w:rsidR="5A156E70" w:rsidRDefault="5A156E70"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Low Level Radio Frequency</w:t>
            </w:r>
          </w:p>
        </w:tc>
      </w:tr>
      <w:tr w:rsidR="00B62AC8" w:rsidRPr="00B62AC8" w14:paraId="70DA71A2"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D330804" w14:textId="49116B88" w:rsidR="6AFF57CF" w:rsidRDefault="6AFF57CF" w:rsidP="6AFF57CF">
            <w:pPr>
              <w:spacing w:line="276" w:lineRule="auto"/>
              <w:jc w:val="left"/>
            </w:pPr>
            <w:r>
              <w:t>MCR</w:t>
            </w:r>
          </w:p>
        </w:tc>
        <w:tc>
          <w:tcPr>
            <w:tcW w:w="6480" w:type="dxa"/>
            <w:noWrap/>
            <w:hideMark/>
          </w:tcPr>
          <w:p w14:paraId="5E5D4AC6" w14:textId="5F020245" w:rsidR="6AFF57CF" w:rsidRDefault="6AFF57CF"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Main Control Room</w:t>
            </w:r>
          </w:p>
        </w:tc>
      </w:tr>
      <w:tr w:rsidR="6AFF57CF" w14:paraId="4C91C027"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1588AF5" w14:textId="4A6A25EA" w:rsidR="10BC7A1B" w:rsidRDefault="10BC7A1B" w:rsidP="6AFF57CF">
            <w:pPr>
              <w:spacing w:line="276" w:lineRule="auto"/>
              <w:jc w:val="left"/>
            </w:pPr>
            <w:r>
              <w:t>ODH</w:t>
            </w:r>
          </w:p>
        </w:tc>
        <w:tc>
          <w:tcPr>
            <w:tcW w:w="6480" w:type="dxa"/>
            <w:noWrap/>
            <w:hideMark/>
          </w:tcPr>
          <w:p w14:paraId="100E6113" w14:textId="3F6DE7DC" w:rsidR="10BC7A1B" w:rsidRDefault="10BC7A1B"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Oxygen Deficiency Hazard</w:t>
            </w:r>
          </w:p>
        </w:tc>
      </w:tr>
      <w:tr w:rsidR="6AFF57CF" w14:paraId="50EE4222"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0C072C5A" w14:textId="0EDB220B" w:rsidR="10BC7A1B" w:rsidRDefault="10BC7A1B" w:rsidP="6AFF57CF">
            <w:pPr>
              <w:spacing w:line="276" w:lineRule="auto"/>
              <w:jc w:val="left"/>
            </w:pPr>
            <w:r>
              <w:t>PPS</w:t>
            </w:r>
          </w:p>
        </w:tc>
        <w:tc>
          <w:tcPr>
            <w:tcW w:w="6480" w:type="dxa"/>
            <w:noWrap/>
            <w:hideMark/>
          </w:tcPr>
          <w:p w14:paraId="181C0F01" w14:textId="1784A904" w:rsidR="10BC7A1B" w:rsidRDefault="10BC7A1B"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Personal Protection Systems</w:t>
            </w:r>
          </w:p>
        </w:tc>
      </w:tr>
      <w:tr w:rsidR="00B62AC8" w:rsidRPr="00B62AC8" w14:paraId="31491407"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53A450F3" w14:textId="4A8F13C0" w:rsidR="6AFF57CF" w:rsidRDefault="6AFF57CF" w:rsidP="6AFF57CF">
            <w:pPr>
              <w:spacing w:line="276" w:lineRule="auto"/>
              <w:jc w:val="left"/>
            </w:pPr>
            <w:r>
              <w:t>PRD</w:t>
            </w:r>
          </w:p>
        </w:tc>
        <w:tc>
          <w:tcPr>
            <w:tcW w:w="6480" w:type="dxa"/>
            <w:noWrap/>
            <w:hideMark/>
          </w:tcPr>
          <w:p w14:paraId="14B6AC68" w14:textId="77777777" w:rsidR="6AFF57CF" w:rsidRDefault="6AFF57CF"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Performance Requirements Document</w:t>
            </w:r>
          </w:p>
        </w:tc>
      </w:tr>
      <w:tr w:rsidR="6AFF57CF" w14:paraId="23FB57EF"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30E109FC" w14:textId="796599C7" w:rsidR="019F70AA" w:rsidRDefault="019F70AA" w:rsidP="6AFF57CF">
            <w:pPr>
              <w:spacing w:line="276" w:lineRule="auto"/>
              <w:jc w:val="left"/>
            </w:pPr>
            <w:r>
              <w:t>PV</w:t>
            </w:r>
          </w:p>
        </w:tc>
        <w:tc>
          <w:tcPr>
            <w:tcW w:w="6480" w:type="dxa"/>
            <w:noWrap/>
            <w:hideMark/>
          </w:tcPr>
          <w:p w14:paraId="4CD2F9AA" w14:textId="296E0C6F" w:rsidR="019F70AA" w:rsidRDefault="019F70AA"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Process Variable</w:t>
            </w:r>
          </w:p>
        </w:tc>
      </w:tr>
      <w:tr w:rsidR="6AFF57CF" w14:paraId="4728EA09"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14EB6F19" w14:textId="7F0FDCDA" w:rsidR="4BB9B979" w:rsidRDefault="4BB9B979" w:rsidP="6AFF57CF">
            <w:pPr>
              <w:spacing w:line="276" w:lineRule="auto"/>
              <w:jc w:val="left"/>
            </w:pPr>
            <w:r>
              <w:t>RCS</w:t>
            </w:r>
          </w:p>
        </w:tc>
        <w:tc>
          <w:tcPr>
            <w:tcW w:w="6480" w:type="dxa"/>
            <w:noWrap/>
            <w:hideMark/>
          </w:tcPr>
          <w:p w14:paraId="5536DE04" w14:textId="6199464A" w:rsidR="4BB9B979" w:rsidRDefault="4BB9B979" w:rsidP="6AFF57CF">
            <w:pPr>
              <w:spacing w:line="276" w:lineRule="auto"/>
              <w:jc w:val="left"/>
              <w:cnfStyle w:val="000000000000" w:firstRow="0" w:lastRow="0" w:firstColumn="0" w:lastColumn="0" w:oddVBand="0" w:evenVBand="0" w:oddHBand="0" w:evenHBand="0" w:firstRowFirstColumn="0" w:firstRowLastColumn="0" w:lastRowFirstColumn="0" w:lastRowLastColumn="0"/>
            </w:pPr>
            <w:r>
              <w:t>Rapid Cycling Synchrotron</w:t>
            </w:r>
          </w:p>
        </w:tc>
      </w:tr>
      <w:tr w:rsidR="6AFF57CF" w14:paraId="6132D564"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15B16299" w14:textId="3C29DA3E" w:rsidR="2D76AAC5" w:rsidRDefault="2D76AAC5" w:rsidP="6AFF57CF">
            <w:pPr>
              <w:spacing w:line="276" w:lineRule="auto"/>
              <w:jc w:val="left"/>
            </w:pPr>
            <w:r>
              <w:t>RF</w:t>
            </w:r>
          </w:p>
        </w:tc>
        <w:tc>
          <w:tcPr>
            <w:tcW w:w="6480" w:type="dxa"/>
            <w:noWrap/>
            <w:hideMark/>
          </w:tcPr>
          <w:p w14:paraId="486FC8BB" w14:textId="18F27305" w:rsidR="2D76AAC5" w:rsidRDefault="2D76AAC5"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Radio Frequency</w:t>
            </w:r>
          </w:p>
        </w:tc>
      </w:tr>
      <w:tr w:rsidR="00B62AC8" w:rsidRPr="00B62AC8" w14:paraId="6D4AF600"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5B921F4B" w14:textId="504705CB" w:rsidR="00B62AC8" w:rsidRPr="00B62AC8" w:rsidRDefault="00B62AC8" w:rsidP="00B62AC8">
            <w:pPr>
              <w:spacing w:line="276" w:lineRule="auto"/>
              <w:jc w:val="left"/>
            </w:pPr>
            <w:r>
              <w:t>RHIC</w:t>
            </w:r>
          </w:p>
        </w:tc>
        <w:tc>
          <w:tcPr>
            <w:tcW w:w="6480" w:type="dxa"/>
            <w:noWrap/>
            <w:hideMark/>
          </w:tcPr>
          <w:p w14:paraId="0FC7566B" w14:textId="77777777" w:rsidR="00B62AC8" w:rsidRPr="00B62AC8" w:rsidRDefault="00B62AC8" w:rsidP="00B62AC8">
            <w:pPr>
              <w:spacing w:line="276" w:lineRule="auto"/>
              <w:jc w:val="left"/>
              <w:cnfStyle w:val="000000000000" w:firstRow="0" w:lastRow="0" w:firstColumn="0" w:lastColumn="0" w:oddVBand="0" w:evenVBand="0" w:oddHBand="0" w:evenHBand="0" w:firstRowFirstColumn="0" w:firstRowLastColumn="0" w:lastRowFirstColumn="0" w:lastRowLastColumn="0"/>
            </w:pPr>
            <w:r w:rsidRPr="00B62AC8">
              <w:t>Relativistic Heavy Ion Collider </w:t>
            </w:r>
          </w:p>
        </w:tc>
      </w:tr>
      <w:tr w:rsidR="00B62AC8" w:rsidRPr="00B62AC8" w14:paraId="413AD6B7"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66EBD789" w14:textId="23179D3E" w:rsidR="00B62AC8" w:rsidRPr="00B62AC8" w:rsidRDefault="00B62AC8" w:rsidP="00B62AC8">
            <w:pPr>
              <w:spacing w:line="276" w:lineRule="auto"/>
              <w:jc w:val="left"/>
            </w:pPr>
            <w:r>
              <w:t>SBMS</w:t>
            </w:r>
          </w:p>
        </w:tc>
        <w:tc>
          <w:tcPr>
            <w:tcW w:w="6480" w:type="dxa"/>
            <w:noWrap/>
            <w:hideMark/>
          </w:tcPr>
          <w:p w14:paraId="00B88109" w14:textId="77777777" w:rsidR="00B62AC8" w:rsidRPr="00B62AC8" w:rsidRDefault="00B62AC8" w:rsidP="00B62AC8">
            <w:pPr>
              <w:spacing w:line="276" w:lineRule="auto"/>
              <w:jc w:val="left"/>
              <w:cnfStyle w:val="000000100000" w:firstRow="0" w:lastRow="0" w:firstColumn="0" w:lastColumn="0" w:oddVBand="0" w:evenVBand="0" w:oddHBand="1" w:evenHBand="0" w:firstRowFirstColumn="0" w:firstRowLastColumn="0" w:lastRowFirstColumn="0" w:lastRowLastColumn="0"/>
            </w:pPr>
            <w:r w:rsidRPr="00B62AC8">
              <w:t>Subject-Based Management System </w:t>
            </w:r>
          </w:p>
        </w:tc>
      </w:tr>
      <w:tr w:rsidR="00B62AC8" w:rsidRPr="00B62AC8" w14:paraId="62D732C3"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A114DDD" w14:textId="44E0E004" w:rsidR="00B62AC8" w:rsidRPr="00B62AC8" w:rsidRDefault="00B62AC8" w:rsidP="00B62AC8">
            <w:pPr>
              <w:spacing w:line="276" w:lineRule="auto"/>
              <w:jc w:val="left"/>
            </w:pPr>
            <w:r>
              <w:lastRenderedPageBreak/>
              <w:t>SEG</w:t>
            </w:r>
          </w:p>
        </w:tc>
        <w:tc>
          <w:tcPr>
            <w:tcW w:w="6480" w:type="dxa"/>
            <w:noWrap/>
            <w:hideMark/>
          </w:tcPr>
          <w:p w14:paraId="04E51159" w14:textId="77777777" w:rsidR="00B62AC8" w:rsidRPr="00B62AC8" w:rsidRDefault="00B62AC8" w:rsidP="00B62AC8">
            <w:pPr>
              <w:spacing w:line="276" w:lineRule="auto"/>
              <w:jc w:val="left"/>
              <w:cnfStyle w:val="000000000000" w:firstRow="0" w:lastRow="0" w:firstColumn="0" w:lastColumn="0" w:oddVBand="0" w:evenVBand="0" w:oddHBand="0" w:evenHBand="0" w:firstRowFirstColumn="0" w:firstRowLastColumn="0" w:lastRowFirstColumn="0" w:lastRowLastColumn="0"/>
            </w:pPr>
            <w:r w:rsidRPr="00B62AC8">
              <w:t>Systems Engineering Group</w:t>
            </w:r>
          </w:p>
        </w:tc>
      </w:tr>
      <w:tr w:rsidR="6AFF57CF" w14:paraId="2E40D8F8" w14:textId="77777777" w:rsidTr="243F26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0045C941" w14:textId="6165C041" w:rsidR="0068ACDC" w:rsidRDefault="0068ACDC" w:rsidP="6AFF57CF">
            <w:pPr>
              <w:spacing w:line="276" w:lineRule="auto"/>
              <w:jc w:val="left"/>
            </w:pPr>
            <w:r>
              <w:t>SR</w:t>
            </w:r>
          </w:p>
        </w:tc>
        <w:tc>
          <w:tcPr>
            <w:tcW w:w="6480" w:type="dxa"/>
            <w:noWrap/>
            <w:hideMark/>
          </w:tcPr>
          <w:p w14:paraId="645E6C1B" w14:textId="52C681FD" w:rsidR="0068ACDC" w:rsidRDefault="0068ACDC" w:rsidP="6AFF57CF">
            <w:pPr>
              <w:spacing w:line="276" w:lineRule="auto"/>
              <w:jc w:val="left"/>
              <w:cnfStyle w:val="000000100000" w:firstRow="0" w:lastRow="0" w:firstColumn="0" w:lastColumn="0" w:oddVBand="0" w:evenVBand="0" w:oddHBand="1" w:evenHBand="0" w:firstRowFirstColumn="0" w:firstRowLastColumn="0" w:lastRowFirstColumn="0" w:lastRowLastColumn="0"/>
            </w:pPr>
            <w:r>
              <w:t>Save and Restore</w:t>
            </w:r>
          </w:p>
        </w:tc>
      </w:tr>
      <w:tr w:rsidR="00B62AC8" w:rsidRPr="00B62AC8" w14:paraId="15B71AC6"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07583BE" w14:textId="14212084" w:rsidR="6620EBAD" w:rsidRDefault="6620EBAD" w:rsidP="6620EBAD">
            <w:pPr>
              <w:spacing w:line="276" w:lineRule="auto"/>
              <w:jc w:val="left"/>
            </w:pPr>
            <w:r>
              <w:t>SW</w:t>
            </w:r>
          </w:p>
        </w:tc>
        <w:tc>
          <w:tcPr>
            <w:tcW w:w="6480" w:type="dxa"/>
            <w:noWrap/>
            <w:hideMark/>
          </w:tcPr>
          <w:p w14:paraId="50F278E8" w14:textId="6ACC2F3C" w:rsidR="6620EBAD" w:rsidRDefault="6620EBAD" w:rsidP="6620EBAD">
            <w:pPr>
              <w:spacing w:line="276" w:lineRule="auto"/>
              <w:jc w:val="left"/>
              <w:cnfStyle w:val="000000000000" w:firstRow="0" w:lastRow="0" w:firstColumn="0" w:lastColumn="0" w:oddVBand="0" w:evenVBand="0" w:oddHBand="0" w:evenHBand="0" w:firstRowFirstColumn="0" w:firstRowLastColumn="0" w:lastRowFirstColumn="0" w:lastRowLastColumn="0"/>
            </w:pPr>
            <w:r>
              <w:t>Software</w:t>
            </w:r>
          </w:p>
        </w:tc>
      </w:tr>
      <w:tr w:rsidR="243F261F" w14:paraId="2CDA7808" w14:textId="77777777" w:rsidTr="243F261F">
        <w:trPr>
          <w:cnfStyle w:val="000000100000" w:firstRow="0" w:lastRow="0" w:firstColumn="0" w:lastColumn="0" w:oddVBand="0" w:evenVBand="0" w:oddHBand="1" w:evenHBand="0" w:firstRowFirstColumn="0" w:firstRowLastColumn="0" w:lastRowFirstColumn="0" w:lastRowLastColumn="0"/>
          <w:trHeight w:val="300"/>
          <w:ins w:id="6" w:author="Yin, Zhijian" w:date="2025-10-29T14:42:00Z"/>
        </w:trPr>
        <w:tc>
          <w:tcPr>
            <w:cnfStyle w:val="001000000000" w:firstRow="0" w:lastRow="0" w:firstColumn="1" w:lastColumn="0" w:oddVBand="0" w:evenVBand="0" w:oddHBand="0" w:evenHBand="0" w:firstRowFirstColumn="0" w:firstRowLastColumn="0" w:lastRowFirstColumn="0" w:lastRowLastColumn="0"/>
            <w:tcW w:w="2160" w:type="dxa"/>
            <w:noWrap/>
            <w:hideMark/>
          </w:tcPr>
          <w:p w14:paraId="74842BF4" w14:textId="0ACFD3BC" w:rsidR="535D9E0E" w:rsidRDefault="535D9E0E" w:rsidP="243F261F">
            <w:pPr>
              <w:spacing w:line="276" w:lineRule="auto"/>
              <w:jc w:val="left"/>
            </w:pPr>
            <w:ins w:id="7" w:author="Yin, Zhijian" w:date="2025-10-29T14:42:00Z">
              <w:r>
                <w:t>TAPE</w:t>
              </w:r>
            </w:ins>
          </w:p>
        </w:tc>
        <w:tc>
          <w:tcPr>
            <w:tcW w:w="6480" w:type="dxa"/>
            <w:noWrap/>
            <w:hideMark/>
          </w:tcPr>
          <w:p w14:paraId="1E3082AC" w14:textId="185FC6E6" w:rsidR="535D9E0E" w:rsidRDefault="535D9E0E" w:rsidP="243F261F">
            <w:pPr>
              <w:spacing w:line="276" w:lineRule="auto"/>
              <w:jc w:val="left"/>
              <w:cnfStyle w:val="000000100000" w:firstRow="0" w:lastRow="0" w:firstColumn="0" w:lastColumn="0" w:oddVBand="0" w:evenVBand="0" w:oddHBand="1" w:evenHBand="0" w:firstRowFirstColumn="0" w:firstRowLastColumn="0" w:lastRowFirstColumn="0" w:lastRowLastColumn="0"/>
            </w:pPr>
            <w:ins w:id="8" w:author="Yin, Zhijian" w:date="2025-10-29T14:42:00Z">
              <w:r>
                <w:t>Tool for Automated Procedure Execution</w:t>
              </w:r>
            </w:ins>
          </w:p>
        </w:tc>
      </w:tr>
      <w:tr w:rsidR="1BA0D331" w14:paraId="248392E6" w14:textId="77777777" w:rsidTr="243F261F">
        <w:trPr>
          <w:trHeight w:val="300"/>
        </w:trPr>
        <w:tc>
          <w:tcPr>
            <w:cnfStyle w:val="001000000000" w:firstRow="0" w:lastRow="0" w:firstColumn="1" w:lastColumn="0" w:oddVBand="0" w:evenVBand="0" w:oddHBand="0" w:evenHBand="0" w:firstRowFirstColumn="0" w:firstRowLastColumn="0" w:lastRowFirstColumn="0" w:lastRowLastColumn="0"/>
            <w:tcW w:w="2160" w:type="dxa"/>
            <w:noWrap/>
            <w:hideMark/>
          </w:tcPr>
          <w:p w14:paraId="2A0A9F9F" w14:textId="6E9A841C" w:rsidR="2184CB35" w:rsidRDefault="2184CB35" w:rsidP="1BA0D331">
            <w:pPr>
              <w:spacing w:line="276" w:lineRule="auto"/>
              <w:jc w:val="left"/>
            </w:pPr>
            <w:r>
              <w:t>WBS</w:t>
            </w:r>
          </w:p>
        </w:tc>
        <w:tc>
          <w:tcPr>
            <w:tcW w:w="6480" w:type="dxa"/>
            <w:noWrap/>
            <w:hideMark/>
          </w:tcPr>
          <w:p w14:paraId="17DEBD0C" w14:textId="6C767CD1" w:rsidR="2184CB35" w:rsidRDefault="2184CB35" w:rsidP="1BA0D331">
            <w:pPr>
              <w:spacing w:line="276" w:lineRule="auto"/>
              <w:jc w:val="left"/>
              <w:cnfStyle w:val="000000000000" w:firstRow="0" w:lastRow="0" w:firstColumn="0" w:lastColumn="0" w:oddVBand="0" w:evenVBand="0" w:oddHBand="0" w:evenHBand="0" w:firstRowFirstColumn="0" w:firstRowLastColumn="0" w:lastRowFirstColumn="0" w:lastRowLastColumn="0"/>
            </w:pPr>
            <w:r>
              <w:t>Work Breakdown Structure</w:t>
            </w:r>
          </w:p>
        </w:tc>
      </w:tr>
    </w:tbl>
    <w:p w14:paraId="19C3C07C" w14:textId="77777777" w:rsidR="00597754" w:rsidRDefault="00597754">
      <w:pPr>
        <w:spacing w:line="276" w:lineRule="auto"/>
        <w:jc w:val="left"/>
      </w:pPr>
    </w:p>
    <w:p w14:paraId="05BC2380" w14:textId="77777777" w:rsidR="00597754" w:rsidRDefault="00597754">
      <w:pPr>
        <w:spacing w:line="276" w:lineRule="auto"/>
        <w:jc w:val="left"/>
      </w:pPr>
    </w:p>
    <w:p w14:paraId="1DAA9FCC" w14:textId="77777777" w:rsidR="000E5ADB" w:rsidRDefault="000E5ADB">
      <w:pPr>
        <w:spacing w:line="276" w:lineRule="auto"/>
        <w:jc w:val="left"/>
      </w:pPr>
      <w:r>
        <w:br w:type="page"/>
      </w:r>
    </w:p>
    <w:p w14:paraId="35C114B9" w14:textId="7C098B26" w:rsidR="00D63619" w:rsidRPr="00630024" w:rsidRDefault="00B62AC8" w:rsidP="00630024">
      <w:pPr>
        <w:pStyle w:val="Subtitle"/>
      </w:pPr>
      <w:r>
        <w:lastRenderedPageBreak/>
        <w:t>Controls Software</w:t>
      </w:r>
      <w:r w:rsidR="0053173B">
        <w:t xml:space="preserve"> </w:t>
      </w:r>
      <w:r w:rsidR="6B0D85CC">
        <w:t xml:space="preserve">Functional and </w:t>
      </w:r>
      <w:r w:rsidR="00760264">
        <w:t>Performance Requirements Document</w:t>
      </w:r>
    </w:p>
    <w:p w14:paraId="4B44DF36" w14:textId="77777777" w:rsidR="00467DEC" w:rsidRPr="00630024" w:rsidRDefault="00BC2E20" w:rsidP="00630024">
      <w:pPr>
        <w:pStyle w:val="Heading1"/>
      </w:pPr>
      <w:bookmarkStart w:id="9" w:name="_Toc137386757"/>
      <w:bookmarkStart w:id="10" w:name="_Toc211864431"/>
      <w:bookmarkStart w:id="11" w:name="_Hlk137377210"/>
      <w:r w:rsidRPr="00630024">
        <w:t>Purpose and Scope</w:t>
      </w:r>
      <w:bookmarkEnd w:id="9"/>
      <w:bookmarkEnd w:id="10"/>
    </w:p>
    <w:bookmarkEnd w:id="11"/>
    <w:p w14:paraId="2C340AF0" w14:textId="0420C7DF" w:rsidR="00C23036" w:rsidRDefault="00C23036" w:rsidP="00C23036">
      <w:pPr>
        <w:rPr>
          <w:rStyle w:val="normaltextrun"/>
          <w:color w:val="000000"/>
          <w:shd w:val="clear" w:color="auto" w:fill="FFFFFF"/>
        </w:rPr>
      </w:pPr>
      <w:r>
        <w:rPr>
          <w:rStyle w:val="normaltextrun"/>
          <w:color w:val="000000"/>
          <w:shd w:val="clear" w:color="auto" w:fill="FFFFFF"/>
        </w:rPr>
        <w:t xml:space="preserve">This document presents the </w:t>
      </w:r>
      <w:r w:rsidR="58CC5AFA">
        <w:rPr>
          <w:rStyle w:val="normaltextrun"/>
          <w:color w:val="000000"/>
          <w:shd w:val="clear" w:color="auto" w:fill="FFFFFF"/>
        </w:rPr>
        <w:t>func</w:t>
      </w:r>
      <w:r w:rsidR="39D41744">
        <w:rPr>
          <w:rStyle w:val="normaltextrun"/>
          <w:color w:val="000000"/>
          <w:shd w:val="clear" w:color="auto" w:fill="FFFFFF"/>
        </w:rPr>
        <w:t>ti</w:t>
      </w:r>
      <w:r w:rsidR="58CC5AFA">
        <w:rPr>
          <w:rStyle w:val="normaltextrun"/>
          <w:color w:val="000000"/>
          <w:shd w:val="clear" w:color="auto" w:fill="FFFFFF"/>
        </w:rPr>
        <w:t xml:space="preserve">onal and </w:t>
      </w:r>
      <w:r>
        <w:rPr>
          <w:rStyle w:val="normaltextrun"/>
          <w:color w:val="000000"/>
          <w:shd w:val="clear" w:color="auto" w:fill="FFFFFF"/>
        </w:rPr>
        <w:t xml:space="preserve">performance requirements for the </w:t>
      </w:r>
      <w:r w:rsidR="00B62AC8">
        <w:t>Controls Software</w:t>
      </w:r>
      <w:r w:rsidR="00760264">
        <w:t xml:space="preserve"> </w:t>
      </w:r>
      <w:r w:rsidR="306326A4">
        <w:t xml:space="preserve">subsystems </w:t>
      </w:r>
      <w:r>
        <w:rPr>
          <w:rStyle w:val="normaltextrun"/>
          <w:color w:val="000000"/>
          <w:shd w:val="clear" w:color="auto" w:fill="FFFFFF"/>
        </w:rPr>
        <w:t xml:space="preserve">of the </w:t>
      </w:r>
      <w:r w:rsidR="0053173B" w:rsidRPr="00244E58">
        <w:t>Electron Ion Collider Project</w:t>
      </w:r>
      <w:r w:rsidR="00D3372A" w:rsidRPr="00244E58">
        <w:t xml:space="preserve"> [</w:t>
      </w:r>
      <w:r w:rsidR="00613A0C">
        <w:fldChar w:fldCharType="begin"/>
      </w:r>
      <w:r w:rsidR="00613A0C">
        <w:instrText xml:space="preserve"> REF _Ref199423091 \r \h </w:instrText>
      </w:r>
      <w:r w:rsidR="00613A0C">
        <w:fldChar w:fldCharType="separate"/>
      </w:r>
      <w:r w:rsidR="00B62AC8">
        <w:t>5.1</w:t>
      </w:r>
      <w:r w:rsidR="00613A0C">
        <w:fldChar w:fldCharType="end"/>
      </w:r>
      <w:r w:rsidR="00D3372A" w:rsidRPr="00244E58">
        <w:t xml:space="preserve">]. </w:t>
      </w:r>
      <w:r>
        <w:rPr>
          <w:rStyle w:val="normaltextrun"/>
          <w:color w:val="000000"/>
          <w:shd w:val="clear" w:color="auto" w:fill="FFFFFF"/>
        </w:rPr>
        <w:t>The requirements are managed in accordance with</w:t>
      </w:r>
      <w:r w:rsidRPr="00244E58">
        <w:t xml:space="preserve"> </w:t>
      </w:r>
      <w:r w:rsidR="00D3372A" w:rsidRPr="00244E58">
        <w:t>Systems Engineering and Requirement Management Plans [</w:t>
      </w:r>
      <w:r w:rsidR="00613A0C">
        <w:fldChar w:fldCharType="begin"/>
      </w:r>
      <w:r w:rsidR="00613A0C">
        <w:instrText xml:space="preserve"> REF _Ref199423117 \r \h </w:instrText>
      </w:r>
      <w:r w:rsidR="00613A0C">
        <w:fldChar w:fldCharType="separate"/>
      </w:r>
      <w:r w:rsidR="00B62AC8">
        <w:t>5.2</w:t>
      </w:r>
      <w:r w:rsidR="00613A0C">
        <w:fldChar w:fldCharType="end"/>
      </w:r>
      <w:r w:rsidR="00613A0C">
        <w:t xml:space="preserve">, </w:t>
      </w:r>
      <w:r w:rsidR="00613A0C">
        <w:fldChar w:fldCharType="begin"/>
      </w:r>
      <w:r w:rsidR="00613A0C">
        <w:instrText xml:space="preserve"> REF _Ref199423122 \r \h </w:instrText>
      </w:r>
      <w:r w:rsidR="00613A0C">
        <w:fldChar w:fldCharType="separate"/>
      </w:r>
      <w:r w:rsidR="00B62AC8">
        <w:t>5.3</w:t>
      </w:r>
      <w:r w:rsidR="00613A0C">
        <w:fldChar w:fldCharType="end"/>
      </w:r>
      <w:r w:rsidR="00D3372A" w:rsidRPr="00244E58">
        <w:t xml:space="preserve">, </w:t>
      </w:r>
      <w:r w:rsidR="00613A0C">
        <w:fldChar w:fldCharType="begin"/>
      </w:r>
      <w:r w:rsidR="00613A0C">
        <w:instrText xml:space="preserve"> REF _Ref199423129 \r \h </w:instrText>
      </w:r>
      <w:r w:rsidR="00613A0C">
        <w:fldChar w:fldCharType="separate"/>
      </w:r>
      <w:r w:rsidR="00B62AC8">
        <w:t>5.4</w:t>
      </w:r>
      <w:r w:rsidR="00613A0C">
        <w:fldChar w:fldCharType="end"/>
      </w:r>
      <w:r w:rsidR="00D3372A" w:rsidRPr="00244E58">
        <w:t xml:space="preserve">, </w:t>
      </w:r>
      <w:r w:rsidR="00613A0C">
        <w:fldChar w:fldCharType="begin"/>
      </w:r>
      <w:r w:rsidR="00613A0C">
        <w:instrText xml:space="preserve"> REF _Ref199423136 \r \h </w:instrText>
      </w:r>
      <w:r w:rsidR="00613A0C">
        <w:fldChar w:fldCharType="separate"/>
      </w:r>
      <w:r w:rsidR="00B62AC8">
        <w:t>5.5</w:t>
      </w:r>
      <w:r w:rsidR="00613A0C">
        <w:fldChar w:fldCharType="end"/>
      </w:r>
      <w:r w:rsidR="00D3372A" w:rsidRPr="00244E58">
        <w:t>]. The requirements for all systems in the EIC flow down from the system top level Global Requirements [</w:t>
      </w:r>
      <w:r w:rsidR="00613A0C">
        <w:fldChar w:fldCharType="begin"/>
      </w:r>
      <w:r w:rsidR="00613A0C">
        <w:instrText xml:space="preserve"> REF _Ref199423145 \r \h </w:instrText>
      </w:r>
      <w:r w:rsidR="00613A0C">
        <w:fldChar w:fldCharType="separate"/>
      </w:r>
      <w:r w:rsidR="00B62AC8">
        <w:t>5.6</w:t>
      </w:r>
      <w:r w:rsidR="00613A0C">
        <w:fldChar w:fldCharType="end"/>
      </w:r>
      <w:r w:rsidR="00D3372A" w:rsidRPr="00244E58">
        <w:t>] to the General and Functional Requirements [</w:t>
      </w:r>
      <w:r w:rsidR="00993152">
        <w:fldChar w:fldCharType="begin"/>
      </w:r>
      <w:r w:rsidR="00993152">
        <w:instrText xml:space="preserve"> REF _Ref212626108 \r \h </w:instrText>
      </w:r>
      <w:r w:rsidR="00993152">
        <w:fldChar w:fldCharType="separate"/>
      </w:r>
      <w:r w:rsidR="00993152">
        <w:t>5.7</w:t>
      </w:r>
      <w:r w:rsidR="00993152">
        <w:fldChar w:fldCharType="end"/>
      </w:r>
      <w:r w:rsidR="00993152">
        <w:t xml:space="preserve">, </w:t>
      </w:r>
      <w:r w:rsidR="00993152">
        <w:fldChar w:fldCharType="begin"/>
      </w:r>
      <w:r w:rsidR="00993152">
        <w:instrText xml:space="preserve"> REF _Ref212626122 \r \h </w:instrText>
      </w:r>
      <w:r w:rsidR="00993152">
        <w:fldChar w:fldCharType="separate"/>
      </w:r>
      <w:r w:rsidR="00993152">
        <w:t>5.8</w:t>
      </w:r>
      <w:r w:rsidR="00993152">
        <w:fldChar w:fldCharType="end"/>
      </w:r>
      <w:r w:rsidR="00D3372A" w:rsidRPr="00244E58">
        <w:t>] and finally to the Performance Requirements Document (PRD).</w:t>
      </w:r>
      <w:r w:rsidR="00D3372A" w:rsidRPr="00D3372A">
        <w:t xml:space="preserve"> </w:t>
      </w:r>
      <w:r>
        <w:rPr>
          <w:rStyle w:val="normaltextrun"/>
          <w:color w:val="000000"/>
          <w:shd w:val="clear" w:color="auto" w:fill="FFFFFF"/>
        </w:rPr>
        <w:t>These performance requirements are necessary to integrate these sub-systems as part of the Electron Ion Collider (EIC) Project.</w:t>
      </w:r>
    </w:p>
    <w:p w14:paraId="63945760" w14:textId="77777777" w:rsidR="00C23036" w:rsidRDefault="00C23036" w:rsidP="00C23036">
      <w:pPr>
        <w:rPr>
          <w:rStyle w:val="normaltextrun"/>
          <w:color w:val="000000"/>
          <w:shd w:val="clear" w:color="auto" w:fill="FFFFFF"/>
        </w:rPr>
      </w:pPr>
    </w:p>
    <w:p w14:paraId="4CE8F4F0" w14:textId="7399AFA6" w:rsidR="00C23036" w:rsidRPr="009C0C24" w:rsidRDefault="00C23036" w:rsidP="00C23036">
      <w:pPr>
        <w:rPr>
          <w:color w:val="000000"/>
          <w:shd w:val="clear" w:color="auto" w:fill="FFFFFF"/>
        </w:rPr>
      </w:pPr>
      <w:r w:rsidRPr="00C23036">
        <w:rPr>
          <w:color w:val="000000"/>
          <w:shd w:val="clear" w:color="auto" w:fill="FFFFFF"/>
        </w:rPr>
        <w:t xml:space="preserve">The performance requirements (indicated by </w:t>
      </w:r>
      <w:r w:rsidRPr="00C23036">
        <w:rPr>
          <w:b/>
          <w:bCs/>
          <w:color w:val="000000"/>
          <w:shd w:val="clear" w:color="auto" w:fill="FFFFFF"/>
        </w:rPr>
        <w:t>SHALL</w:t>
      </w:r>
      <w:r w:rsidRPr="00C23036">
        <w:rPr>
          <w:color w:val="000000"/>
          <w:shd w:val="clear" w:color="auto" w:fill="FFFFFF"/>
        </w:rPr>
        <w:t xml:space="preserve">) and guidance (indicated by </w:t>
      </w:r>
      <w:r w:rsidRPr="00C23036">
        <w:rPr>
          <w:b/>
          <w:bCs/>
          <w:color w:val="000000"/>
          <w:shd w:val="clear" w:color="auto" w:fill="FFFFFF"/>
        </w:rPr>
        <w:t>SHOULD</w:t>
      </w:r>
      <w:r w:rsidRPr="00C23036">
        <w:rPr>
          <w:color w:val="000000"/>
          <w:shd w:val="clear" w:color="auto" w:fill="FFFFFF"/>
        </w:rPr>
        <w:t>) provided for the design have been defined based upon the reference physics design performed by Brookhaven Science Associates (BSA) and the spatial restrictions of the building which it will reside</w:t>
      </w:r>
      <w:ins w:id="12" w:author="Yin, Zhijian" w:date="2025-10-29T14:44:00Z">
        <w:r w:rsidR="47C0806A" w:rsidRPr="00C23036">
          <w:rPr>
            <w:color w:val="000000"/>
            <w:shd w:val="clear" w:color="auto" w:fill="FFFFFF"/>
          </w:rPr>
          <w:t>.</w:t>
        </w:r>
      </w:ins>
    </w:p>
    <w:p w14:paraId="2F857537" w14:textId="34A571A3" w:rsidR="7B8626E3" w:rsidRDefault="7B8626E3" w:rsidP="7B8626E3">
      <w:pPr>
        <w:rPr>
          <w:color w:val="000000" w:themeColor="text1"/>
        </w:rPr>
      </w:pPr>
    </w:p>
    <w:p w14:paraId="53699CC4" w14:textId="5EF7A001" w:rsidR="575C07F4" w:rsidRDefault="00CF7A81" w:rsidP="7B8626E3">
      <w:pPr>
        <w:rPr>
          <w:color w:val="000000" w:themeColor="text1"/>
        </w:rPr>
      </w:pPr>
      <w:r w:rsidRPr="759AB971">
        <w:rPr>
          <w:color w:val="000000" w:themeColor="text1"/>
        </w:rPr>
        <w:t>The EIC</w:t>
      </w:r>
      <w:r w:rsidR="575C07F4" w:rsidRPr="759AB971">
        <w:rPr>
          <w:color w:val="000000" w:themeColor="text1"/>
        </w:rPr>
        <w:t xml:space="preserve"> controls WBS is divided into several subsections, </w:t>
      </w:r>
      <w:r w:rsidR="7444172E" w:rsidRPr="759AB971">
        <w:rPr>
          <w:color w:val="000000" w:themeColor="text1"/>
        </w:rPr>
        <w:t>as</w:t>
      </w:r>
      <w:r w:rsidR="575C07F4" w:rsidRPr="759AB971">
        <w:rPr>
          <w:color w:val="000000" w:themeColor="text1"/>
        </w:rPr>
        <w:t xml:space="preserve"> shown in Figure 1-</w:t>
      </w:r>
      <w:r w:rsidR="78B8AA56" w:rsidRPr="759AB971">
        <w:rPr>
          <w:color w:val="000000" w:themeColor="text1"/>
        </w:rPr>
        <w:t>1</w:t>
      </w:r>
      <w:r w:rsidR="3B70E417" w:rsidRPr="759AB971">
        <w:rPr>
          <w:color w:val="000000" w:themeColor="text1"/>
        </w:rPr>
        <w:t>. It consists of: Global Design and Development (GDD)</w:t>
      </w:r>
      <w:r w:rsidR="133F0523" w:rsidRPr="759AB971">
        <w:rPr>
          <w:color w:val="000000" w:themeColor="text1"/>
        </w:rPr>
        <w:t xml:space="preserve"> </w:t>
      </w:r>
      <w:r w:rsidR="6FB98BE1" w:rsidRPr="759AB971">
        <w:rPr>
          <w:color w:val="000000" w:themeColor="text1"/>
        </w:rPr>
        <w:t>for</w:t>
      </w:r>
      <w:r w:rsidR="133F0523" w:rsidRPr="759AB971">
        <w:rPr>
          <w:color w:val="000000" w:themeColor="text1"/>
        </w:rPr>
        <w:t xml:space="preserve"> hardware device control, High-Level Applications </w:t>
      </w:r>
      <w:r w:rsidR="68E55916" w:rsidRPr="759AB971">
        <w:rPr>
          <w:color w:val="000000" w:themeColor="text1"/>
        </w:rPr>
        <w:t xml:space="preserve">for </w:t>
      </w:r>
      <w:r w:rsidR="133F0523" w:rsidRPr="759AB971">
        <w:rPr>
          <w:color w:val="000000" w:themeColor="text1"/>
        </w:rPr>
        <w:t xml:space="preserve">control software, </w:t>
      </w:r>
      <w:r w:rsidR="0ED25B3E" w:rsidRPr="759AB971">
        <w:rPr>
          <w:color w:val="000000" w:themeColor="text1"/>
        </w:rPr>
        <w:t>N</w:t>
      </w:r>
      <w:r w:rsidR="04DD39F7" w:rsidRPr="759AB971">
        <w:rPr>
          <w:color w:val="000000" w:themeColor="text1"/>
        </w:rPr>
        <w:t xml:space="preserve">etworking, and support for other </w:t>
      </w:r>
      <w:r w:rsidR="3EE42A47" w:rsidRPr="759AB971">
        <w:rPr>
          <w:color w:val="000000" w:themeColor="text1"/>
        </w:rPr>
        <w:t>accelerator sub</w:t>
      </w:r>
      <w:r w:rsidR="04DD39F7" w:rsidRPr="759AB971">
        <w:rPr>
          <w:color w:val="000000" w:themeColor="text1"/>
        </w:rPr>
        <w:t>systems</w:t>
      </w:r>
      <w:r w:rsidR="6965B271" w:rsidRPr="759AB971">
        <w:rPr>
          <w:color w:val="000000" w:themeColor="text1"/>
        </w:rPr>
        <w:t>, such as Power Supplies, Instrumentation, RF, vacuum etc</w:t>
      </w:r>
      <w:r w:rsidR="04DD39F7" w:rsidRPr="759AB971">
        <w:rPr>
          <w:color w:val="000000" w:themeColor="text1"/>
        </w:rPr>
        <w:t>.</w:t>
      </w:r>
      <w:r w:rsidR="23BB62DA" w:rsidRPr="759AB971">
        <w:rPr>
          <w:color w:val="000000" w:themeColor="text1"/>
        </w:rPr>
        <w:t xml:space="preserve"> This document focuses on the control software requirements.</w:t>
      </w:r>
    </w:p>
    <w:p w14:paraId="107044E0" w14:textId="692ED42C" w:rsidR="00D3372A" w:rsidRPr="00630024" w:rsidRDefault="00D3372A" w:rsidP="4D7BBA30">
      <w:pPr>
        <w:rPr>
          <w:color w:val="000000" w:themeColor="text1"/>
        </w:rPr>
      </w:pPr>
    </w:p>
    <w:p w14:paraId="473713DF" w14:textId="7BF19EF1" w:rsidR="00D3372A" w:rsidRPr="00630024" w:rsidRDefault="00D3372A" w:rsidP="4D7BBA30">
      <w:pPr>
        <w:rPr>
          <w:color w:val="000000" w:themeColor="text1"/>
        </w:rPr>
      </w:pPr>
    </w:p>
    <w:p w14:paraId="002EBADD" w14:textId="1F7B08C9" w:rsidR="00D3372A" w:rsidRPr="00630024" w:rsidRDefault="00D3372A" w:rsidP="4D7BBA30">
      <w:pPr>
        <w:rPr>
          <w:color w:val="000000" w:themeColor="text1"/>
        </w:rPr>
      </w:pPr>
    </w:p>
    <w:p w14:paraId="5D65AA58" w14:textId="6F708ACF" w:rsidR="00BC5BAE" w:rsidRDefault="432EE930" w:rsidP="00BC5BAE">
      <w:pPr>
        <w:keepNext/>
        <w:jc w:val="center"/>
      </w:pPr>
      <w:commentRangeStart w:id="13"/>
      <w:r>
        <w:rPr>
          <w:noProof/>
        </w:rPr>
        <w:lastRenderedPageBreak/>
        <w:drawing>
          <wp:inline distT="0" distB="0" distL="0" distR="0" wp14:anchorId="5523DAC1" wp14:editId="45A94F51">
            <wp:extent cx="4192269" cy="3379346"/>
            <wp:effectExtent l="0" t="0" r="0" b="0"/>
            <wp:docPr id="1021022161" name="Picture 102102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0221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2269" cy="3379346"/>
                    </a:xfrm>
                    <a:prstGeom prst="rect">
                      <a:avLst/>
                    </a:prstGeom>
                  </pic:spPr>
                </pic:pic>
              </a:graphicData>
            </a:graphic>
          </wp:inline>
        </w:drawing>
      </w:r>
      <w:commentRangeEnd w:id="13"/>
      <w:r>
        <w:rPr>
          <w:rStyle w:val="CommentReference"/>
          <w:sz w:val="24"/>
          <w:szCs w:val="22"/>
        </w:rPr>
        <w:commentReference w:id="13"/>
      </w:r>
    </w:p>
    <w:p w14:paraId="200966B8" w14:textId="1CB594EE" w:rsidR="00D3372A" w:rsidRPr="00630024" w:rsidRDefault="00BC5BAE" w:rsidP="00BC5BAE">
      <w:pPr>
        <w:pStyle w:val="Caption"/>
      </w:pPr>
      <w:r>
        <w:t>Figure 1-</w:t>
      </w:r>
      <w:r>
        <w:fldChar w:fldCharType="begin"/>
      </w:r>
      <w:r>
        <w:instrText>SEQ Figure \* ARABIC</w:instrText>
      </w:r>
      <w:r>
        <w:fldChar w:fldCharType="separate"/>
      </w:r>
      <w:r>
        <w:rPr>
          <w:noProof/>
        </w:rPr>
        <w:t>1</w:t>
      </w:r>
      <w:r>
        <w:fldChar w:fldCharType="end"/>
      </w:r>
      <w:r>
        <w:t xml:space="preserve"> Accelerator control work breakdown structure</w:t>
      </w:r>
    </w:p>
    <w:p w14:paraId="70475F6E" w14:textId="2F3C311E" w:rsidR="7B8626E3" w:rsidRDefault="7B8626E3" w:rsidP="7B8626E3">
      <w:pPr>
        <w:jc w:val="center"/>
        <w:rPr>
          <w:lang w:bidi="en-US"/>
        </w:rPr>
      </w:pPr>
    </w:p>
    <w:p w14:paraId="23B657EB" w14:textId="77777777" w:rsidR="00F33DD2" w:rsidRDefault="00BC2E20" w:rsidP="00630024">
      <w:pPr>
        <w:pStyle w:val="Heading1"/>
      </w:pPr>
      <w:bookmarkStart w:id="14" w:name="_Toc137386758"/>
      <w:bookmarkStart w:id="15" w:name="_Toc211864432"/>
      <w:r>
        <w:t>Introduction</w:t>
      </w:r>
      <w:bookmarkEnd w:id="14"/>
      <w:bookmarkEnd w:id="15"/>
    </w:p>
    <w:p w14:paraId="3D9FF835" w14:textId="6EA867A6" w:rsidR="00B62AC8" w:rsidRDefault="00B62AC8" w:rsidP="001B1401"/>
    <w:p w14:paraId="778F2B5D" w14:textId="0CD2A949" w:rsidR="003D225E" w:rsidRDefault="40432A5B" w:rsidP="7B8626E3">
      <w:r>
        <w:t xml:space="preserve">The EIC (Electron Ion Collider) will be using </w:t>
      </w:r>
      <w:r w:rsidR="212CFEDD">
        <w:t xml:space="preserve">the yellow ring of RHIC </w:t>
      </w:r>
      <w:r w:rsidR="403152E6">
        <w:t>(Relativistic Heavy Ion Collider)</w:t>
      </w:r>
      <w:r>
        <w:t xml:space="preserve"> </w:t>
      </w:r>
      <w:r w:rsidR="6DBBF2E4">
        <w:t xml:space="preserve">as </w:t>
      </w:r>
      <w:r w:rsidR="1A2A9094">
        <w:t xml:space="preserve">its </w:t>
      </w:r>
      <w:r w:rsidR="6DBBF2E4">
        <w:t>Hadron Storage Ring (HSR)</w:t>
      </w:r>
      <w:r>
        <w:t xml:space="preserve">, while building a new </w:t>
      </w:r>
      <w:r w:rsidR="34AE7DDD">
        <w:t>E</w:t>
      </w:r>
      <w:r>
        <w:t xml:space="preserve">lectron </w:t>
      </w:r>
      <w:r w:rsidR="225157C6">
        <w:t>S</w:t>
      </w:r>
      <w:r>
        <w:t xml:space="preserve">torage </w:t>
      </w:r>
      <w:r w:rsidR="4182C9F5">
        <w:t>R</w:t>
      </w:r>
      <w:r>
        <w:t>ing</w:t>
      </w:r>
      <w:r w:rsidR="791CB931">
        <w:t xml:space="preserve"> (ESR)</w:t>
      </w:r>
      <w:r>
        <w:t xml:space="preserve"> in the RHIC tunnel. The two rings intersect at several Interactive Regions (IR), where detectors will be installed to record electron ion collisions. </w:t>
      </w:r>
      <w:r w:rsidR="004753B5">
        <w:t xml:space="preserve"> </w:t>
      </w:r>
      <w:r>
        <w:t>For the injection systems, a new electron</w:t>
      </w:r>
      <w:r w:rsidR="2E3C309B">
        <w:t xml:space="preserve"> injector comprising </w:t>
      </w:r>
      <w:r>
        <w:t>a Linac and a Rapid Cycling Synchrotron (RCS) will be buil</w:t>
      </w:r>
      <w:r w:rsidR="005A5670">
        <w:t>t</w:t>
      </w:r>
      <w:r>
        <w:t xml:space="preserve"> outside the RHIC tunnel. The RHIC injection system remains to </w:t>
      </w:r>
      <w:r w:rsidR="004753B5">
        <w:t>serve</w:t>
      </w:r>
      <w:r>
        <w:t xml:space="preserve"> the hadron storage ring. See Figure 2-1 for </w:t>
      </w:r>
      <w:r w:rsidR="09D7E426">
        <w:t xml:space="preserve">a </w:t>
      </w:r>
      <w:r>
        <w:t>schematic.</w:t>
      </w:r>
    </w:p>
    <w:p w14:paraId="77F3C37D" w14:textId="1E7BBF18" w:rsidR="003D225E" w:rsidRDefault="744A8985" w:rsidP="7B8626E3">
      <w:pPr>
        <w:jc w:val="center"/>
      </w:pPr>
      <w:r>
        <w:rPr>
          <w:noProof/>
        </w:rPr>
        <w:lastRenderedPageBreak/>
        <w:drawing>
          <wp:inline distT="0" distB="0" distL="0" distR="0" wp14:anchorId="01B39BB6" wp14:editId="5791D449">
            <wp:extent cx="4199020" cy="4091355"/>
            <wp:effectExtent l="0" t="0" r="0" b="0"/>
            <wp:docPr id="1833217130" name="Picture 183321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217130"/>
                    <pic:cNvPicPr/>
                  </pic:nvPicPr>
                  <pic:blipFill>
                    <a:blip r:embed="rId16">
                      <a:extLst>
                        <a:ext uri="{28A0092B-C50C-407E-A947-70E740481C1C}">
                          <a14:useLocalDpi xmlns:a14="http://schemas.microsoft.com/office/drawing/2010/main" val="0"/>
                        </a:ext>
                      </a:extLst>
                    </a:blip>
                    <a:stretch>
                      <a:fillRect/>
                    </a:stretch>
                  </pic:blipFill>
                  <pic:spPr>
                    <a:xfrm>
                      <a:off x="0" y="0"/>
                      <a:ext cx="4199020" cy="4091355"/>
                    </a:xfrm>
                    <a:prstGeom prst="rect">
                      <a:avLst/>
                    </a:prstGeom>
                  </pic:spPr>
                </pic:pic>
              </a:graphicData>
            </a:graphic>
          </wp:inline>
        </w:drawing>
      </w:r>
    </w:p>
    <w:p w14:paraId="2C9F2603" w14:textId="6985F3B7" w:rsidR="003D225E" w:rsidRDefault="003D225E" w:rsidP="001B1401"/>
    <w:p w14:paraId="7081FAEF" w14:textId="630F1389" w:rsidR="00EF0AFC" w:rsidRDefault="00016150" w:rsidP="001B1401">
      <w:r>
        <w:t xml:space="preserve">Figure 2-1 </w:t>
      </w:r>
      <w:r w:rsidR="00EF0AFC">
        <w:t xml:space="preserve">illustrates the overall layout of the </w:t>
      </w:r>
      <w:r w:rsidR="00B62AC8">
        <w:t>EIC</w:t>
      </w:r>
      <w:r w:rsidR="00EF0AFC">
        <w:t>. The HSR is shown as the yellow line, the ESR as a wide red line and the RCS as the thin red line.</w:t>
      </w:r>
    </w:p>
    <w:p w14:paraId="4584855B" w14:textId="77777777" w:rsidR="00C21762" w:rsidRDefault="00C21762" w:rsidP="001B1401"/>
    <w:p w14:paraId="5A566AB7" w14:textId="34CBD053" w:rsidR="001075FB" w:rsidRDefault="7B183753" w:rsidP="6AFF57CF">
      <w:pPr>
        <w:textAlignment w:val="baseline"/>
      </w:pPr>
      <w:r>
        <w:t>This brings unique challenges and opportunities for controls</w:t>
      </w:r>
      <w:r w:rsidR="01AA849B">
        <w:t>.</w:t>
      </w:r>
    </w:p>
    <w:p w14:paraId="2724E7C2" w14:textId="4F805EA9" w:rsidR="6AFF57CF" w:rsidRDefault="6AFF57CF" w:rsidP="6AFF57CF"/>
    <w:p w14:paraId="16915409" w14:textId="2B471CAF" w:rsidR="001075FB" w:rsidRDefault="7B183753" w:rsidP="6AFF57CF">
      <w:pPr>
        <w:textAlignment w:val="baseline"/>
      </w:pPr>
      <w:r>
        <w:t>RHIC was buil</w:t>
      </w:r>
      <w:r w:rsidR="7256BB3A">
        <w:t>t</w:t>
      </w:r>
      <w:r>
        <w:t xml:space="preserve"> in the early 90s, the controls mostly made use of the then state-of-the-art technologies. Architecturally, it is a network based distributed accelerator control system with standard two level architecture: The high-level system handles operator interfaces, automatic sequences, alarms, data archiving and electronic logbook</w:t>
      </w:r>
      <w:r w:rsidR="0526A30B">
        <w:t xml:space="preserve"> etc.</w:t>
      </w:r>
      <w:r>
        <w:t xml:space="preserve">, while the low-level system directly controls the hardware components like magnets and vacuum systems using mostly VME hardware, with </w:t>
      </w:r>
      <w:r w:rsidR="68EC7DC7">
        <w:t>locally</w:t>
      </w:r>
      <w:r w:rsidR="1CDBB017">
        <w:t>-</w:t>
      </w:r>
      <w:r>
        <w:t xml:space="preserve">developed ADO (Accelerator Device Objects) applications running on the real-time operating system </w:t>
      </w:r>
      <w:r w:rsidR="4398E9C4">
        <w:t>VxWorks</w:t>
      </w:r>
      <w:r>
        <w:t xml:space="preserve">. The system has been successfully running the RHIC accelerator complex </w:t>
      </w:r>
      <w:r w:rsidR="00B91B24">
        <w:t>for 25</w:t>
      </w:r>
      <w:r>
        <w:t xml:space="preserve"> years with careful improvements and upgrades (such as FPGA based LLRF systems) along the way to </w:t>
      </w:r>
      <w:r w:rsidR="0B9F1EB9">
        <w:t xml:space="preserve">enhance </w:t>
      </w:r>
      <w:r>
        <w:t xml:space="preserve">accelerator </w:t>
      </w:r>
      <w:r w:rsidR="3E4CD701">
        <w:t>performance</w:t>
      </w:r>
      <w:r>
        <w:t xml:space="preserve"> and </w:t>
      </w:r>
      <w:r w:rsidR="69D56FB7">
        <w:t xml:space="preserve">support </w:t>
      </w:r>
      <w:r>
        <w:t xml:space="preserve">science missions. </w:t>
      </w:r>
    </w:p>
    <w:p w14:paraId="609BA771" w14:textId="0B41284F" w:rsidR="001075FB" w:rsidRDefault="7B183753" w:rsidP="7B8626E3">
      <w:pPr>
        <w:textAlignment w:val="baseline"/>
      </w:pPr>
      <w:r>
        <w:lastRenderedPageBreak/>
        <w:t xml:space="preserve">The existing ADO based control system for </w:t>
      </w:r>
      <w:r w:rsidR="00C27E5A">
        <w:t xml:space="preserve">the </w:t>
      </w:r>
      <w:r>
        <w:t>hadron injection, which also serves other facilities such as BLIP (Brookhave</w:t>
      </w:r>
      <w:r w:rsidR="0011227C">
        <w:t>n</w:t>
      </w:r>
      <w:r>
        <w:t xml:space="preserve"> Linac Isotope Producer) and still </w:t>
      </w:r>
      <w:r w:rsidR="006C7680">
        <w:t>operates</w:t>
      </w:r>
      <w:r>
        <w:t xml:space="preserve"> during the EIC construction, will remain. </w:t>
      </w:r>
    </w:p>
    <w:p w14:paraId="373D1FB6" w14:textId="1D36D801" w:rsidR="001075FB" w:rsidRDefault="001075FB" w:rsidP="7B8626E3">
      <w:pPr>
        <w:textAlignment w:val="baseline"/>
      </w:pPr>
    </w:p>
    <w:p w14:paraId="1F9A072E" w14:textId="35485653" w:rsidR="001075FB" w:rsidRDefault="7B183753" w:rsidP="1BA0D331">
      <w:pPr>
        <w:textAlignment w:val="baseline"/>
      </w:pPr>
      <w:r>
        <w:t xml:space="preserve">With about 2 orders of magnitude increase in beam luminosity compared to RHIC, </w:t>
      </w:r>
      <w:r w:rsidR="70D507E6">
        <w:t xml:space="preserve">EIC </w:t>
      </w:r>
      <w:r>
        <w:t xml:space="preserve">controls need to employ state-of-the-art technologies. On the lower-level device controls, EIC is designing a common hardware platform that includes </w:t>
      </w:r>
      <w:r w:rsidR="00102691">
        <w:t xml:space="preserve">a </w:t>
      </w:r>
      <w:r>
        <w:t>modular and scalable FPGA system</w:t>
      </w:r>
      <w:ins w:id="16" w:author="Nemesure, Seth" w:date="2025-10-21T08:14:00Z">
        <w:r w:rsidR="00442115">
          <w:t>.</w:t>
        </w:r>
      </w:ins>
      <w:r>
        <w:t xml:space="preserve"> </w:t>
      </w:r>
      <w:r w:rsidR="00CC46C6">
        <w:t>The system will be deployed across all EIC machines</w:t>
      </w:r>
      <w:r w:rsidR="006F5061">
        <w:t xml:space="preserve">, providing integrated </w:t>
      </w:r>
      <w:r w:rsidR="00744113">
        <w:t xml:space="preserve">support </w:t>
      </w:r>
      <w:r w:rsidR="004831EE">
        <w:t xml:space="preserve">for </w:t>
      </w:r>
      <w:r w:rsidR="00744113">
        <w:t xml:space="preserve">precise timing, LLRF, beam instrumentation, </w:t>
      </w:r>
      <w:r w:rsidR="005B0496">
        <w:t>and other subsystems</w:t>
      </w:r>
      <w:r w:rsidR="00744113">
        <w:t xml:space="preserve">. </w:t>
      </w:r>
    </w:p>
    <w:p w14:paraId="17F9F8A1" w14:textId="7F9A8F30" w:rsidR="001075FB" w:rsidRDefault="001075FB" w:rsidP="7B8626E3">
      <w:pPr>
        <w:textAlignment w:val="baseline"/>
      </w:pPr>
    </w:p>
    <w:p w14:paraId="32D7D932" w14:textId="41111A33" w:rsidR="001075FB" w:rsidRDefault="7B183753" w:rsidP="6AFF57CF">
      <w:pPr>
        <w:textAlignment w:val="baseline"/>
      </w:pPr>
      <w:r>
        <w:t xml:space="preserve">On the software side, </w:t>
      </w:r>
      <w:r w:rsidR="00573D4B">
        <w:t xml:space="preserve">the </w:t>
      </w:r>
      <w:r>
        <w:t>EIC project prompt</w:t>
      </w:r>
      <w:r w:rsidR="5B9CE424">
        <w:t>s</w:t>
      </w:r>
      <w:r>
        <w:t xml:space="preserve"> us to survey the current accelerator control landscape, paying close attention to code maintainability</w:t>
      </w:r>
      <w:r w:rsidR="7B6BDA76">
        <w:t xml:space="preserve">, </w:t>
      </w:r>
      <w:r>
        <w:t>t</w:t>
      </w:r>
      <w:r w:rsidR="40C8D990">
        <w:t xml:space="preserve">o </w:t>
      </w:r>
      <w:r w:rsidR="0053CBB0">
        <w:t>satisfy</w:t>
      </w:r>
      <w:r w:rsidR="40C8D990">
        <w:t xml:space="preserve"> the</w:t>
      </w:r>
      <w:r>
        <w:t xml:space="preserve"> </w:t>
      </w:r>
      <w:r w:rsidR="40C8D990">
        <w:t xml:space="preserve">goal that </w:t>
      </w:r>
      <w:r>
        <w:t xml:space="preserve">controls shall support EIC for its expected 30+ years of lifetime. It is realized that </w:t>
      </w:r>
      <w:r w:rsidR="00D763BE">
        <w:t xml:space="preserve">a </w:t>
      </w:r>
      <w:r>
        <w:t xml:space="preserve">proprietary development such as RHIC controls </w:t>
      </w:r>
      <w:r w:rsidR="272ADFF6">
        <w:t>could</w:t>
      </w:r>
      <w:r>
        <w:t xml:space="preserve"> </w:t>
      </w:r>
      <w:r w:rsidR="730D1B2B">
        <w:t xml:space="preserve">present difficulty </w:t>
      </w:r>
      <w:r w:rsidR="006B1CB2">
        <w:t>attracting</w:t>
      </w:r>
      <w:r w:rsidR="730D1B2B">
        <w:t xml:space="preserve"> </w:t>
      </w:r>
      <w:r w:rsidR="07914A54">
        <w:t xml:space="preserve">future </w:t>
      </w:r>
      <w:r w:rsidR="730D1B2B">
        <w:t xml:space="preserve">engineers with </w:t>
      </w:r>
      <w:r>
        <w:t>dedicated and specialized skills to maintain</w:t>
      </w:r>
      <w:r w:rsidR="7A0C372A">
        <w:t xml:space="preserve"> and upgrade</w:t>
      </w:r>
      <w:r w:rsidR="3E0B1179">
        <w:t xml:space="preserve"> </w:t>
      </w:r>
      <w:r w:rsidR="00B90EBD">
        <w:t>the control system.</w:t>
      </w:r>
      <w:r>
        <w:t xml:space="preserve"> </w:t>
      </w:r>
      <w:r w:rsidR="006B1CB2">
        <w:t>The</w:t>
      </w:r>
      <w:r>
        <w:t xml:space="preserve"> trend of many new facilities across the DOE complex (and around the world) </w:t>
      </w:r>
      <w:r w:rsidR="00D37E42">
        <w:t>is</w:t>
      </w:r>
      <w:r>
        <w:t xml:space="preserve"> moving towards open-source </w:t>
      </w:r>
      <w:r w:rsidR="43A2B5BC">
        <w:t xml:space="preserve">collaborations </w:t>
      </w:r>
      <w:r>
        <w:t xml:space="preserve">such as EPICS. EPICS </w:t>
      </w:r>
      <w:r w:rsidR="00D37E42">
        <w:t>has</w:t>
      </w:r>
      <w:r>
        <w:t xml:space="preserve"> been successfully supporting many accelerator and beamline facilities for over 30 years. It has been continually developed and grown as a world-wide open-source collaboration. Using a client-server and publish-subscribe model, EPICS is a robust, scalable and high</w:t>
      </w:r>
      <w:r w:rsidR="03EF1D4D">
        <w:t>-</w:t>
      </w:r>
      <w:r>
        <w:t xml:space="preserve">performance distributed control system, with </w:t>
      </w:r>
      <w:r w:rsidR="579E5A7E">
        <w:t xml:space="preserve">a </w:t>
      </w:r>
      <w:r w:rsidR="284CB6F1">
        <w:t>myriad</w:t>
      </w:r>
      <w:r>
        <w:t xml:space="preserve"> of device support. EIC made the decision to join the EPICS collaboration and </w:t>
      </w:r>
      <w:r w:rsidR="0962CB0B">
        <w:t xml:space="preserve">will </w:t>
      </w:r>
      <w:r>
        <w:t xml:space="preserve">adopt </w:t>
      </w:r>
      <w:r w:rsidR="00571A7E">
        <w:t xml:space="preserve">the </w:t>
      </w:r>
      <w:r>
        <w:t>EPICS framework for EIC controls.</w:t>
      </w:r>
    </w:p>
    <w:p w14:paraId="54BF7F0C" w14:textId="56B04E5E" w:rsidR="00760264" w:rsidRPr="009F4609" w:rsidRDefault="00760264" w:rsidP="6AFF57CF">
      <w:pPr>
        <w:textAlignment w:val="baseline"/>
      </w:pPr>
    </w:p>
    <w:p w14:paraId="5F52C1D1" w14:textId="67481B00" w:rsidR="00760264" w:rsidRPr="009F4609" w:rsidRDefault="5A7381F1" w:rsidP="6AFF57CF">
      <w:r>
        <w:t xml:space="preserve">For the </w:t>
      </w:r>
      <w:r w:rsidR="13E76C86">
        <w:t>HSR inject</w:t>
      </w:r>
      <w:r w:rsidR="53C98636">
        <w:t>or</w:t>
      </w:r>
      <w:r w:rsidR="13E76C86">
        <w:t xml:space="preserve"> controls that have existing </w:t>
      </w:r>
      <w:r w:rsidR="529C3EA0">
        <w:t>interfaces</w:t>
      </w:r>
      <w:r w:rsidR="13E76C86">
        <w:t xml:space="preserve"> in place, </w:t>
      </w:r>
      <w:r w:rsidR="0457FD7B">
        <w:t>the</w:t>
      </w:r>
      <w:r w:rsidR="13E76C86">
        <w:t xml:space="preserve"> plan </w:t>
      </w:r>
      <w:r w:rsidR="638FA115">
        <w:t xml:space="preserve">is </w:t>
      </w:r>
      <w:r w:rsidR="13E76C86">
        <w:t>to develop ADO bridge software to brin</w:t>
      </w:r>
      <w:r w:rsidR="7AC7D629">
        <w:t xml:space="preserve">g the ADO devices </w:t>
      </w:r>
      <w:r w:rsidR="74C2FCE2">
        <w:t xml:space="preserve">to global controls </w:t>
      </w:r>
      <w:r w:rsidR="7AC7D629">
        <w:t>as EPICS PVs</w:t>
      </w:r>
      <w:r w:rsidR="49216946">
        <w:t xml:space="preserve"> </w:t>
      </w:r>
      <w:r w:rsidR="0013663C">
        <w:t xml:space="preserve">enabling </w:t>
      </w:r>
      <w:r w:rsidR="00170118">
        <w:t xml:space="preserve">the </w:t>
      </w:r>
      <w:r w:rsidR="49216946">
        <w:t xml:space="preserve">Main </w:t>
      </w:r>
      <w:r w:rsidR="005E1A8D">
        <w:t>C</w:t>
      </w:r>
      <w:r w:rsidR="49216946">
        <w:t xml:space="preserve">ontrol </w:t>
      </w:r>
      <w:r w:rsidR="005E1A8D">
        <w:t>R</w:t>
      </w:r>
      <w:r w:rsidR="49216946">
        <w:t xml:space="preserve">oom (MCR) </w:t>
      </w:r>
      <w:r w:rsidR="00170118">
        <w:t xml:space="preserve">to operate </w:t>
      </w:r>
      <w:r w:rsidR="49216946">
        <w:t xml:space="preserve">these devices </w:t>
      </w:r>
      <w:r w:rsidR="00B35CF7">
        <w:t>in the same manner as existing EPICS-controlled equipment</w:t>
      </w:r>
      <w:r w:rsidR="7AC7D629">
        <w:t>. A</w:t>
      </w:r>
      <w:r w:rsidR="27D194F0">
        <w:t xml:space="preserve">n ADO bridge </w:t>
      </w:r>
      <w:r w:rsidR="7AC7D629">
        <w:t>pro</w:t>
      </w:r>
      <w:r w:rsidR="5DB1D103">
        <w:t>t</w:t>
      </w:r>
      <w:r w:rsidR="7AC7D629">
        <w:t>otype has been developed.</w:t>
      </w:r>
    </w:p>
    <w:p w14:paraId="4528B1C1" w14:textId="77777777" w:rsidR="00760264" w:rsidRPr="009F4609" w:rsidRDefault="00760264" w:rsidP="6AFF57CF">
      <w:pPr>
        <w:pStyle w:val="paragraph"/>
        <w:spacing w:before="0" w:beforeAutospacing="0" w:after="0" w:afterAutospacing="0"/>
        <w:jc w:val="both"/>
      </w:pPr>
    </w:p>
    <w:p w14:paraId="3F135EE7" w14:textId="1F3CBAFD" w:rsidR="006D3AD0" w:rsidRDefault="00B62AC8" w:rsidP="00630024">
      <w:pPr>
        <w:pStyle w:val="Heading1"/>
      </w:pPr>
      <w:bookmarkStart w:id="17" w:name="_Toc137386759"/>
      <w:bookmarkStart w:id="18" w:name="_Toc211864433"/>
      <w:r>
        <w:t>Controls Software</w:t>
      </w:r>
      <w:r w:rsidR="00760264">
        <w:t xml:space="preserve"> Design</w:t>
      </w:r>
      <w:bookmarkEnd w:id="17"/>
      <w:bookmarkEnd w:id="18"/>
    </w:p>
    <w:p w14:paraId="652CA9AB" w14:textId="77777777" w:rsidR="00760264" w:rsidRDefault="00760264" w:rsidP="00760264">
      <w:pPr>
        <w:pStyle w:val="Heading2"/>
      </w:pPr>
      <w:bookmarkStart w:id="19" w:name="_Toc211864434"/>
      <w:r>
        <w:t>Overview of Design</w:t>
      </w:r>
      <w:bookmarkEnd w:id="19"/>
    </w:p>
    <w:p w14:paraId="3CDDC000" w14:textId="27FB201D" w:rsidR="00760264" w:rsidRPr="00760264" w:rsidRDefault="4B45DE42" w:rsidP="6AFF57CF">
      <w:pPr>
        <w:jc w:val="left"/>
      </w:pPr>
      <w:r>
        <w:t xml:space="preserve">Figure 3-1 below shows a schematic of the EIC controls software architecture. </w:t>
      </w:r>
      <w:r w:rsidR="58CC4A09">
        <w:t xml:space="preserve">One of the key components is the </w:t>
      </w:r>
      <w:r w:rsidR="33142874">
        <w:t xml:space="preserve">Operator Interface subsystem </w:t>
      </w:r>
      <w:r w:rsidR="440ACD9D">
        <w:t>(</w:t>
      </w:r>
      <w:r w:rsidR="6DC2AE36">
        <w:t xml:space="preserve">shown </w:t>
      </w:r>
      <w:r w:rsidR="5B6B0342">
        <w:t>“</w:t>
      </w:r>
      <w:r w:rsidR="58CC4A09">
        <w:t>C</w:t>
      </w:r>
      <w:r w:rsidR="7D163CC5">
        <w:t xml:space="preserve">S </w:t>
      </w:r>
      <w:r w:rsidR="58CC4A09">
        <w:t>Studio</w:t>
      </w:r>
      <w:r w:rsidR="0EF4AB45">
        <w:t>”</w:t>
      </w:r>
      <w:r w:rsidR="58CC4A09">
        <w:t xml:space="preserve"> </w:t>
      </w:r>
      <w:r w:rsidR="03384AEA">
        <w:t xml:space="preserve">as example) </w:t>
      </w:r>
      <w:r w:rsidR="58CC4A09">
        <w:t xml:space="preserve">that serves </w:t>
      </w:r>
      <w:r w:rsidR="5D46383A">
        <w:t xml:space="preserve">as </w:t>
      </w:r>
      <w:r w:rsidR="58CC4A09">
        <w:t>t</w:t>
      </w:r>
      <w:r w:rsidR="513AC226">
        <w:t xml:space="preserve">he main control console for the MCR </w:t>
      </w:r>
      <w:r w:rsidR="34CD91FD">
        <w:t>a</w:t>
      </w:r>
      <w:r w:rsidR="53DCB662">
        <w:t>nd</w:t>
      </w:r>
      <w:r w:rsidR="34CD91FD">
        <w:t xml:space="preserve"> testing workstations. </w:t>
      </w:r>
      <w:r w:rsidR="13C36ECE">
        <w:t>Running i</w:t>
      </w:r>
      <w:r w:rsidR="34CD91FD">
        <w:t>n the background</w:t>
      </w:r>
      <w:r w:rsidR="2591838C">
        <w:t xml:space="preserve"> are the </w:t>
      </w:r>
      <w:r w:rsidR="34CD91FD">
        <w:t xml:space="preserve">important control services such as alarm </w:t>
      </w:r>
      <w:r w:rsidR="4AB75865">
        <w:t>handling</w:t>
      </w:r>
      <w:r w:rsidR="34CD91FD">
        <w:t xml:space="preserve">, data </w:t>
      </w:r>
      <w:r w:rsidR="165EF2A4">
        <w:t>archiving</w:t>
      </w:r>
      <w:r w:rsidR="2BDD4E06">
        <w:t xml:space="preserve">, </w:t>
      </w:r>
      <w:r w:rsidR="3B09D6F4">
        <w:t>save-restore</w:t>
      </w:r>
      <w:r w:rsidR="59C25E55">
        <w:t xml:space="preserve"> (support</w:t>
      </w:r>
      <w:ins w:id="20" w:author="Nemesure, Seth" w:date="2025-10-21T09:10:00Z">
        <w:r w:rsidR="00B35CF7">
          <w:t>s</w:t>
        </w:r>
      </w:ins>
      <w:r w:rsidR="59C25E55">
        <w:t xml:space="preserve"> capturing snapshots of control system settings </w:t>
      </w:r>
      <w:r w:rsidR="00BD16B0">
        <w:t xml:space="preserve">providing capability to restore </w:t>
      </w:r>
      <w:r w:rsidR="59C25E55">
        <w:t>them on demand)</w:t>
      </w:r>
      <w:r w:rsidR="291DAC9A">
        <w:t xml:space="preserve">, </w:t>
      </w:r>
      <w:r w:rsidR="291DAC9A">
        <w:lastRenderedPageBreak/>
        <w:t xml:space="preserve">electronic logbook </w:t>
      </w:r>
      <w:r w:rsidR="5BF29657">
        <w:t>- these services are already buil</w:t>
      </w:r>
      <w:r w:rsidR="008F2498">
        <w:t>t</w:t>
      </w:r>
      <w:r w:rsidR="5BF29657">
        <w:t xml:space="preserve"> into the </w:t>
      </w:r>
      <w:r w:rsidR="008F2498">
        <w:t>existing</w:t>
      </w:r>
      <w:r w:rsidR="57DB5EED">
        <w:t xml:space="preserve"> </w:t>
      </w:r>
      <w:r w:rsidR="5BF29657">
        <w:t>RHIC controls</w:t>
      </w:r>
      <w:r w:rsidR="0065623A">
        <w:t>.</w:t>
      </w:r>
      <w:r w:rsidR="501EB102">
        <w:t xml:space="preserve"> </w:t>
      </w:r>
      <w:r w:rsidR="5BF29657">
        <w:t>EPICS</w:t>
      </w:r>
      <w:r w:rsidR="0065623A">
        <w:t xml:space="preserve"> will require a</w:t>
      </w:r>
      <w:r w:rsidR="5BF29657">
        <w:t xml:space="preserve"> need to </w:t>
      </w:r>
      <w:r w:rsidR="07B176F1">
        <w:t xml:space="preserve">adopt or develop </w:t>
      </w:r>
      <w:r w:rsidR="5BF29657">
        <w:t>the equivalent</w:t>
      </w:r>
      <w:r w:rsidR="232DCDA2">
        <w:t xml:space="preserve"> services</w:t>
      </w:r>
      <w:r w:rsidR="5BF29657">
        <w:t xml:space="preserve">. </w:t>
      </w:r>
      <w:r w:rsidR="735639C7">
        <w:t xml:space="preserve">On the client side, support </w:t>
      </w:r>
      <w:r w:rsidR="00E83F05">
        <w:t xml:space="preserve">will be provided for </w:t>
      </w:r>
      <w:r w:rsidR="735639C7">
        <w:t>high-level physics and modelling applications</w:t>
      </w:r>
      <w:r w:rsidR="00E83F05">
        <w:t xml:space="preserve"> and</w:t>
      </w:r>
      <w:r w:rsidR="735639C7">
        <w:t xml:space="preserve"> </w:t>
      </w:r>
      <w:r w:rsidR="6CC7220C">
        <w:t>bi-directional gateway service</w:t>
      </w:r>
      <w:ins w:id="21" w:author="Nemesure, Seth" w:date="2025-10-21T09:12:00Z">
        <w:r w:rsidR="00E83F05">
          <w:t>s</w:t>
        </w:r>
      </w:ins>
      <w:r w:rsidR="6CC7220C">
        <w:t xml:space="preserve"> to detector system </w:t>
      </w:r>
      <w:r w:rsidR="52528530">
        <w:t>controls.</w:t>
      </w:r>
      <w:r w:rsidR="6CC7220C">
        <w:t xml:space="preserve"> </w:t>
      </w:r>
      <w:r w:rsidR="735639C7">
        <w:t xml:space="preserve"> </w:t>
      </w:r>
      <w:r w:rsidR="00E83F05">
        <w:t>Communication</w:t>
      </w:r>
      <w:ins w:id="22" w:author="Yin, Zhijian" w:date="2025-10-28T19:01:00Z">
        <w:r w:rsidR="280EF95B">
          <w:t xml:space="preserve"> between client and server </w:t>
        </w:r>
      </w:ins>
      <w:del w:id="23" w:author="Yin, Zhijian" w:date="2025-10-28T19:01:00Z">
        <w:r w:rsidDel="00E83F05">
          <w:delText xml:space="preserve"> </w:delText>
        </w:r>
        <w:r w:rsidDel="75D03B5C">
          <w:delText>to control device</w:delText>
        </w:r>
      </w:del>
      <w:del w:id="24" w:author="Yin, Zhijian" w:date="2025-10-28T19:00:00Z">
        <w:r w:rsidDel="75D03B5C">
          <w:delText>s</w:delText>
        </w:r>
      </w:del>
      <w:r w:rsidR="75D03B5C">
        <w:t xml:space="preserve"> </w:t>
      </w:r>
      <w:r w:rsidR="00B51FD0">
        <w:t>u</w:t>
      </w:r>
      <w:r>
        <w:t>ses</w:t>
      </w:r>
      <w:r w:rsidR="75D03B5C">
        <w:t xml:space="preserve"> EPICS Channel Access (CA) or PV Access (PVA or PVXS)</w:t>
      </w:r>
      <w:r w:rsidR="17D7827C">
        <w:t xml:space="preserve"> protocols</w:t>
      </w:r>
      <w:r w:rsidR="00640973">
        <w:t xml:space="preserve">. </w:t>
      </w:r>
      <w:r w:rsidR="00ED4994">
        <w:t>HTTP</w:t>
      </w:r>
      <w:r w:rsidR="758FA837">
        <w:t xml:space="preserve"> protocol will be used extensively to support </w:t>
      </w:r>
      <w:r w:rsidR="6811296E">
        <w:t>services.</w:t>
      </w:r>
      <w:r w:rsidR="709F1F73">
        <w:t xml:space="preserve"> In addition, project support tools such as e</w:t>
      </w:r>
      <w:r w:rsidR="01BDA1E6">
        <w:t>-</w:t>
      </w:r>
      <w:r w:rsidR="4029D192">
        <w:t>traveler</w:t>
      </w:r>
      <w:r w:rsidR="709F1F73">
        <w:t xml:space="preserve"> and inventory control (component da</w:t>
      </w:r>
      <w:r w:rsidR="00ED4994">
        <w:t>t</w:t>
      </w:r>
      <w:r w:rsidR="709F1F73">
        <w:t>abase) will be supported.</w:t>
      </w:r>
      <w:r w:rsidR="0D88A405">
        <w:t xml:space="preserve">  </w:t>
      </w:r>
      <w:r w:rsidR="00B51FD0">
        <w:t>A</w:t>
      </w:r>
      <w:r w:rsidR="0D88A405">
        <w:t>utomatic sequencing control (RHIC TAPE equivalent) and ADO bridge (to serve existing control objects as EPICS PVs) will be developed.</w:t>
      </w:r>
    </w:p>
    <w:p w14:paraId="3401AFE5" w14:textId="029D70DA" w:rsidR="00760264" w:rsidRPr="00760264" w:rsidRDefault="00760264" w:rsidP="6AFF57CF">
      <w:pPr>
        <w:jc w:val="center"/>
      </w:pPr>
    </w:p>
    <w:p w14:paraId="31CE68D0" w14:textId="1D6E3C79" w:rsidR="00760264" w:rsidRPr="00760264" w:rsidRDefault="5EA9AB28" w:rsidP="6AFF57CF">
      <w:pPr>
        <w:jc w:val="center"/>
        <w:rPr>
          <w:rStyle w:val="normaltextrun"/>
          <w:color w:val="000000"/>
          <w:sz w:val="22"/>
        </w:rPr>
      </w:pPr>
      <w:r>
        <w:rPr>
          <w:noProof/>
        </w:rPr>
        <w:drawing>
          <wp:inline distT="0" distB="0" distL="0" distR="0" wp14:anchorId="0245287B" wp14:editId="5577999C">
            <wp:extent cx="5111366" cy="3399385"/>
            <wp:effectExtent l="0" t="0" r="0" b="0"/>
            <wp:docPr id="1608535134" name="Picture 160853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1366" cy="3399385"/>
                    </a:xfrm>
                    <a:prstGeom prst="rect">
                      <a:avLst/>
                    </a:prstGeom>
                  </pic:spPr>
                </pic:pic>
              </a:graphicData>
            </a:graphic>
          </wp:inline>
        </w:drawing>
      </w:r>
    </w:p>
    <w:p w14:paraId="1438B266" w14:textId="4EE01126" w:rsidR="6AFF57CF" w:rsidRDefault="6AFF57CF" w:rsidP="6AFF57CF">
      <w:pPr>
        <w:rPr>
          <w:rStyle w:val="normaltextrun"/>
          <w:color w:val="000000" w:themeColor="text1"/>
          <w:sz w:val="22"/>
        </w:rPr>
      </w:pPr>
    </w:p>
    <w:p w14:paraId="727BCC02" w14:textId="7D0357AB" w:rsidR="4BF6959F" w:rsidRDefault="4BF6959F" w:rsidP="6AFF57CF">
      <w:r>
        <w:t>With this architecture in mind, the</w:t>
      </w:r>
      <w:r w:rsidR="02EBCC18">
        <w:t xml:space="preserve"> requirements for the </w:t>
      </w:r>
      <w:ins w:id="25" w:author="Yin, Zhijian" w:date="2025-10-28T19:04:00Z">
        <w:r w:rsidR="554C85C1">
          <w:t xml:space="preserve">controls </w:t>
        </w:r>
      </w:ins>
      <w:del w:id="26" w:author="Yin, Zhijian" w:date="2025-10-28T19:04:00Z">
        <w:r w:rsidDel="02EBCC18">
          <w:delText>high-level</w:delText>
        </w:r>
      </w:del>
      <w:r w:rsidR="02EBCC18">
        <w:t xml:space="preserve"> software </w:t>
      </w:r>
      <w:r w:rsidR="2D529930">
        <w:t>scope</w:t>
      </w:r>
      <w:r w:rsidR="02EBCC18">
        <w:t xml:space="preserve"> flow down t</w:t>
      </w:r>
      <w:r w:rsidR="7F82C19E">
        <w:t>o the software</w:t>
      </w:r>
      <w:r w:rsidR="02EBCC18">
        <w:t xml:space="preserve"> subsystems as shown in Table 3-1</w:t>
      </w:r>
    </w:p>
    <w:p w14:paraId="176DB4BB" w14:textId="5C2CC389" w:rsidR="6AFF57CF" w:rsidRDefault="6AFF57CF" w:rsidP="6AFF57CF">
      <w:pPr>
        <w:pStyle w:val="paragraph"/>
        <w:spacing w:before="0" w:beforeAutospacing="0" w:after="0" w:afterAutospacing="0"/>
      </w:pPr>
    </w:p>
    <w:p w14:paraId="15EFE357" w14:textId="31C0D127" w:rsidR="02EBCC18" w:rsidRDefault="02EBCC18" w:rsidP="6AFF57CF">
      <w:pPr>
        <w:pStyle w:val="Caption"/>
        <w:keepNext/>
        <w:jc w:val="both"/>
      </w:pPr>
      <w:r>
        <w:t>Table 3-</w:t>
      </w:r>
      <w:r>
        <w:fldChar w:fldCharType="begin"/>
      </w:r>
      <w:r>
        <w:instrText>SEQ Table \* ARABIC</w:instrText>
      </w:r>
      <w:r>
        <w:fldChar w:fldCharType="separate"/>
      </w:r>
      <w:r w:rsidRPr="6AFF57CF">
        <w:rPr>
          <w:noProof/>
        </w:rPr>
        <w:t>1</w:t>
      </w:r>
      <w:r>
        <w:fldChar w:fldCharType="end"/>
      </w:r>
      <w:r>
        <w:t>: Controls Software Subsystem</w:t>
      </w:r>
      <w:r w:rsidR="0083471D">
        <w:t xml:space="preserve"> Functional and</w:t>
      </w:r>
      <w:r>
        <w:t xml:space="preserve"> Performance Requirements</w:t>
      </w:r>
    </w:p>
    <w:p w14:paraId="0D468C17" w14:textId="77777777" w:rsidR="6AFF57CF" w:rsidRDefault="6AFF57CF" w:rsidP="6AFF57CF">
      <w:pPr>
        <w:pStyle w:val="paragraph"/>
        <w:spacing w:before="0" w:beforeAutospacing="0" w:after="0" w:afterAutospacing="0"/>
        <w:jc w:val="both"/>
      </w:pPr>
    </w:p>
    <w:tbl>
      <w:tblPr>
        <w:tblStyle w:val="TableGrid"/>
        <w:tblW w:w="9472" w:type="dxa"/>
        <w:tblLook w:val="04A0" w:firstRow="1" w:lastRow="0" w:firstColumn="1" w:lastColumn="0" w:noHBand="0" w:noVBand="1"/>
      </w:tblPr>
      <w:tblGrid>
        <w:gridCol w:w="1419"/>
        <w:gridCol w:w="2760"/>
        <w:gridCol w:w="5293"/>
      </w:tblGrid>
      <w:tr w:rsidR="6AFF57CF" w14:paraId="07FD5280"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419" w:type="dxa"/>
          </w:tcPr>
          <w:p w14:paraId="2E668EBF" w14:textId="77777777" w:rsidR="6AFF57CF" w:rsidRDefault="6AFF57CF" w:rsidP="6AFF57CF">
            <w:pPr>
              <w:pStyle w:val="paragraph"/>
              <w:jc w:val="both"/>
            </w:pPr>
            <w:bookmarkStart w:id="27" w:name="_Toc172184867"/>
            <w:bookmarkStart w:id="28" w:name="_Toc172193726"/>
            <w:r>
              <w:t>Table Index</w:t>
            </w:r>
          </w:p>
        </w:tc>
        <w:tc>
          <w:tcPr>
            <w:tcW w:w="2760" w:type="dxa"/>
          </w:tcPr>
          <w:p w14:paraId="4B554F08" w14:textId="77777777" w:rsidR="6AFF57CF" w:rsidRDefault="6AFF57CF" w:rsidP="6AFF57CF">
            <w:pPr>
              <w:pStyle w:val="paragraph"/>
              <w:jc w:val="both"/>
            </w:pPr>
            <w:r>
              <w:t>Subsystem Name</w:t>
            </w:r>
          </w:p>
        </w:tc>
        <w:tc>
          <w:tcPr>
            <w:tcW w:w="5293" w:type="dxa"/>
          </w:tcPr>
          <w:p w14:paraId="7954E517" w14:textId="77777777" w:rsidR="6AFF57CF" w:rsidRDefault="6AFF57CF" w:rsidP="6AFF57CF">
            <w:pPr>
              <w:pStyle w:val="paragraph"/>
              <w:jc w:val="both"/>
            </w:pPr>
            <w:r>
              <w:t>Subsystem Description</w:t>
            </w:r>
          </w:p>
        </w:tc>
      </w:tr>
      <w:tr w:rsidR="6AFF57CF" w14:paraId="68F31929" w14:textId="77777777" w:rsidTr="7E2ED256">
        <w:trPr>
          <w:trHeight w:val="300"/>
        </w:trPr>
        <w:tc>
          <w:tcPr>
            <w:tcW w:w="1419" w:type="dxa"/>
          </w:tcPr>
          <w:p w14:paraId="408BB9CF" w14:textId="7B6CBA0F" w:rsidR="6AFF57CF" w:rsidRDefault="6AFF57CF" w:rsidP="6AFF57CF">
            <w:pPr>
              <w:pStyle w:val="paragraph"/>
            </w:pPr>
            <w:r>
              <w:t>Table 4-1</w:t>
            </w:r>
          </w:p>
        </w:tc>
        <w:tc>
          <w:tcPr>
            <w:tcW w:w="2760" w:type="dxa"/>
          </w:tcPr>
          <w:p w14:paraId="7B82E03A" w14:textId="77777777" w:rsidR="6AFF57CF" w:rsidRDefault="6AFF57CF" w:rsidP="6AFF57CF">
            <w:pPr>
              <w:pStyle w:val="paragraph"/>
            </w:pPr>
            <w:r>
              <w:t>EIC-CTRL-SW-DEV</w:t>
            </w:r>
          </w:p>
        </w:tc>
        <w:tc>
          <w:tcPr>
            <w:tcW w:w="5293" w:type="dxa"/>
          </w:tcPr>
          <w:p w14:paraId="3ED05AC8" w14:textId="5F8111A6" w:rsidR="6AFF57CF" w:rsidRDefault="6AFF57CF" w:rsidP="6AFF57CF">
            <w:pPr>
              <w:pStyle w:val="paragraph"/>
            </w:pPr>
            <w:r>
              <w:t>Controls Software: Development Environment</w:t>
            </w:r>
          </w:p>
        </w:tc>
      </w:tr>
      <w:tr w:rsidR="6AFF57CF" w14:paraId="64075073" w14:textId="77777777" w:rsidTr="7E2ED256">
        <w:trPr>
          <w:trHeight w:val="300"/>
        </w:trPr>
        <w:tc>
          <w:tcPr>
            <w:tcW w:w="1419" w:type="dxa"/>
          </w:tcPr>
          <w:p w14:paraId="564186F8" w14:textId="6DB4104F" w:rsidR="6AFF57CF" w:rsidRDefault="6AFF57CF" w:rsidP="6AFF57CF">
            <w:pPr>
              <w:pStyle w:val="paragraph"/>
            </w:pPr>
            <w:r>
              <w:t>Table 4-2</w:t>
            </w:r>
          </w:p>
        </w:tc>
        <w:tc>
          <w:tcPr>
            <w:tcW w:w="2760" w:type="dxa"/>
          </w:tcPr>
          <w:p w14:paraId="513E8781" w14:textId="77777777" w:rsidR="6AFF57CF" w:rsidRDefault="6AFF57CF" w:rsidP="6AFF57CF">
            <w:pPr>
              <w:pStyle w:val="paragraph"/>
            </w:pPr>
            <w:r>
              <w:t>EIC-CTRL-SW-HLA</w:t>
            </w:r>
          </w:p>
        </w:tc>
        <w:tc>
          <w:tcPr>
            <w:tcW w:w="5293" w:type="dxa"/>
          </w:tcPr>
          <w:p w14:paraId="35140613" w14:textId="7117AA02" w:rsidR="6AFF57CF" w:rsidRDefault="6AFF57CF" w:rsidP="6AFF57CF">
            <w:pPr>
              <w:pStyle w:val="paragraph"/>
            </w:pPr>
            <w:r>
              <w:t xml:space="preserve">Controls Software: High Level </w:t>
            </w:r>
            <w:r w:rsidR="37F38634" w:rsidRPr="6AFF57CF">
              <w:t xml:space="preserve">Physics </w:t>
            </w:r>
            <w:r>
              <w:t>Applications</w:t>
            </w:r>
          </w:p>
        </w:tc>
      </w:tr>
      <w:tr w:rsidR="6AFF57CF" w14:paraId="789B11DF" w14:textId="77777777" w:rsidTr="7E2ED256">
        <w:trPr>
          <w:trHeight w:val="300"/>
        </w:trPr>
        <w:tc>
          <w:tcPr>
            <w:tcW w:w="1419" w:type="dxa"/>
          </w:tcPr>
          <w:p w14:paraId="5929C007" w14:textId="41457458" w:rsidR="6AFF57CF" w:rsidRDefault="6AFF57CF" w:rsidP="6AFF57CF">
            <w:pPr>
              <w:pStyle w:val="paragraph"/>
            </w:pPr>
            <w:r>
              <w:t>Table 4-3</w:t>
            </w:r>
          </w:p>
        </w:tc>
        <w:tc>
          <w:tcPr>
            <w:tcW w:w="2760" w:type="dxa"/>
          </w:tcPr>
          <w:p w14:paraId="056CBC5D" w14:textId="77777777" w:rsidR="6AFF57CF" w:rsidRDefault="6AFF57CF" w:rsidP="6AFF57CF">
            <w:pPr>
              <w:pStyle w:val="paragraph"/>
            </w:pPr>
            <w:r>
              <w:t>EIC-CTRL-SW-OPI</w:t>
            </w:r>
          </w:p>
        </w:tc>
        <w:tc>
          <w:tcPr>
            <w:tcW w:w="5293" w:type="dxa"/>
          </w:tcPr>
          <w:p w14:paraId="66ACEA5D" w14:textId="5CE3CC83" w:rsidR="6AFF57CF" w:rsidRDefault="6AFF57CF" w:rsidP="6AFF57CF">
            <w:pPr>
              <w:pStyle w:val="paragraph"/>
            </w:pPr>
            <w:r>
              <w:t>Controls Software: Operator Interface</w:t>
            </w:r>
          </w:p>
        </w:tc>
      </w:tr>
      <w:tr w:rsidR="6AFF57CF" w14:paraId="51FCE33D" w14:textId="77777777" w:rsidTr="7E2ED256">
        <w:trPr>
          <w:trHeight w:val="300"/>
        </w:trPr>
        <w:tc>
          <w:tcPr>
            <w:tcW w:w="1419" w:type="dxa"/>
          </w:tcPr>
          <w:p w14:paraId="0396A52B" w14:textId="4701D0FC" w:rsidR="6AFF57CF" w:rsidRDefault="6AFF57CF" w:rsidP="6AFF57CF">
            <w:pPr>
              <w:pStyle w:val="paragraph"/>
            </w:pPr>
            <w:r>
              <w:lastRenderedPageBreak/>
              <w:t>Table 4-4</w:t>
            </w:r>
          </w:p>
        </w:tc>
        <w:tc>
          <w:tcPr>
            <w:tcW w:w="2760" w:type="dxa"/>
          </w:tcPr>
          <w:p w14:paraId="61BF58F2" w14:textId="77777777" w:rsidR="6AFF57CF" w:rsidRDefault="6AFF57CF" w:rsidP="6AFF57CF">
            <w:pPr>
              <w:pStyle w:val="paragraph"/>
            </w:pPr>
            <w:r>
              <w:t>EIC-CTRL-SW-ALRM</w:t>
            </w:r>
          </w:p>
        </w:tc>
        <w:tc>
          <w:tcPr>
            <w:tcW w:w="5293" w:type="dxa"/>
          </w:tcPr>
          <w:p w14:paraId="0C371C7E" w14:textId="5D1F3CC8" w:rsidR="6AFF57CF" w:rsidRDefault="6AFF57CF" w:rsidP="6AFF57CF">
            <w:pPr>
              <w:pStyle w:val="paragraph"/>
            </w:pPr>
            <w:r>
              <w:t>Controls Software: Alarm Service</w:t>
            </w:r>
          </w:p>
        </w:tc>
      </w:tr>
      <w:tr w:rsidR="6AFF57CF" w14:paraId="022B0E1D" w14:textId="77777777" w:rsidTr="7E2ED256">
        <w:trPr>
          <w:trHeight w:val="300"/>
        </w:trPr>
        <w:tc>
          <w:tcPr>
            <w:tcW w:w="1419" w:type="dxa"/>
          </w:tcPr>
          <w:p w14:paraId="7F1371A9" w14:textId="0BBE29F3" w:rsidR="6AFF57CF" w:rsidRDefault="6AFF57CF" w:rsidP="6AFF57CF">
            <w:pPr>
              <w:pStyle w:val="paragraph"/>
            </w:pPr>
            <w:r>
              <w:t>Table 4-5</w:t>
            </w:r>
          </w:p>
        </w:tc>
        <w:tc>
          <w:tcPr>
            <w:tcW w:w="2760" w:type="dxa"/>
          </w:tcPr>
          <w:p w14:paraId="6F38C922" w14:textId="77777777" w:rsidR="6AFF57CF" w:rsidRDefault="6AFF57CF" w:rsidP="6AFF57CF">
            <w:pPr>
              <w:pStyle w:val="paragraph"/>
            </w:pPr>
            <w:r>
              <w:t>EIC-CTRL-SW-ARCH</w:t>
            </w:r>
          </w:p>
        </w:tc>
        <w:tc>
          <w:tcPr>
            <w:tcW w:w="5293" w:type="dxa"/>
          </w:tcPr>
          <w:p w14:paraId="7E36AB44" w14:textId="4F5705B9" w:rsidR="6AFF57CF" w:rsidRDefault="6AFF57CF" w:rsidP="6AFF57CF">
            <w:pPr>
              <w:pStyle w:val="paragraph"/>
            </w:pPr>
            <w:r>
              <w:t>Controls Software: Archiving Service</w:t>
            </w:r>
          </w:p>
        </w:tc>
      </w:tr>
      <w:tr w:rsidR="6AFF57CF" w14:paraId="6A56F5E9" w14:textId="77777777" w:rsidTr="7E2ED256">
        <w:trPr>
          <w:trHeight w:val="300"/>
        </w:trPr>
        <w:tc>
          <w:tcPr>
            <w:tcW w:w="1419" w:type="dxa"/>
          </w:tcPr>
          <w:p w14:paraId="5C31FB9A" w14:textId="4C5FC2D8" w:rsidR="6AFF57CF" w:rsidRDefault="6AFF57CF" w:rsidP="6AFF57CF">
            <w:pPr>
              <w:pStyle w:val="paragraph"/>
            </w:pPr>
            <w:r>
              <w:t>Table 4-6</w:t>
            </w:r>
          </w:p>
        </w:tc>
        <w:tc>
          <w:tcPr>
            <w:tcW w:w="2760" w:type="dxa"/>
          </w:tcPr>
          <w:p w14:paraId="451D0E69" w14:textId="77777777" w:rsidR="6AFF57CF" w:rsidRDefault="6AFF57CF" w:rsidP="6AFF57CF">
            <w:pPr>
              <w:pStyle w:val="paragraph"/>
            </w:pPr>
            <w:r>
              <w:t>EIC-CTRL-SW-DIR</w:t>
            </w:r>
          </w:p>
        </w:tc>
        <w:tc>
          <w:tcPr>
            <w:tcW w:w="5293" w:type="dxa"/>
          </w:tcPr>
          <w:p w14:paraId="7ECB285D" w14:textId="4149738C" w:rsidR="6AFF57CF" w:rsidRDefault="6AFF57CF" w:rsidP="6AFF57CF">
            <w:pPr>
              <w:pStyle w:val="paragraph"/>
            </w:pPr>
            <w:r>
              <w:t>Controls Software: Directory Service</w:t>
            </w:r>
          </w:p>
        </w:tc>
      </w:tr>
      <w:tr w:rsidR="6AFF57CF" w14:paraId="3AE8C5A8" w14:textId="77777777" w:rsidTr="7E2ED256">
        <w:trPr>
          <w:trHeight w:val="300"/>
        </w:trPr>
        <w:tc>
          <w:tcPr>
            <w:tcW w:w="1419" w:type="dxa"/>
          </w:tcPr>
          <w:p w14:paraId="1AFCBDF8" w14:textId="2CD90932" w:rsidR="6AFF57CF" w:rsidRDefault="6AFF57CF" w:rsidP="6AFF57CF">
            <w:pPr>
              <w:pStyle w:val="paragraph"/>
            </w:pPr>
            <w:r>
              <w:t>Table 4-7</w:t>
            </w:r>
          </w:p>
        </w:tc>
        <w:tc>
          <w:tcPr>
            <w:tcW w:w="2760" w:type="dxa"/>
          </w:tcPr>
          <w:p w14:paraId="28C9B5AE" w14:textId="77777777" w:rsidR="6AFF57CF" w:rsidRDefault="6AFF57CF" w:rsidP="6AFF57CF">
            <w:pPr>
              <w:pStyle w:val="paragraph"/>
            </w:pPr>
            <w:r>
              <w:t>EIC-CTRL-SW-SR</w:t>
            </w:r>
          </w:p>
        </w:tc>
        <w:tc>
          <w:tcPr>
            <w:tcW w:w="5293" w:type="dxa"/>
          </w:tcPr>
          <w:p w14:paraId="0163B039" w14:textId="6D720753" w:rsidR="6AFF57CF" w:rsidRDefault="6AFF57CF" w:rsidP="6AFF57CF">
            <w:pPr>
              <w:pStyle w:val="paragraph"/>
            </w:pPr>
            <w:r>
              <w:t>Controls Software: Save and Restore Service</w:t>
            </w:r>
          </w:p>
        </w:tc>
      </w:tr>
      <w:tr w:rsidR="6AFF57CF" w14:paraId="2EA77B68" w14:textId="77777777" w:rsidTr="7E2ED256">
        <w:trPr>
          <w:trHeight w:val="300"/>
        </w:trPr>
        <w:tc>
          <w:tcPr>
            <w:tcW w:w="1419" w:type="dxa"/>
          </w:tcPr>
          <w:p w14:paraId="7D93F82B" w14:textId="6ABF24D8" w:rsidR="6AFF57CF" w:rsidRDefault="6AFF57CF" w:rsidP="6AFF57CF">
            <w:pPr>
              <w:pStyle w:val="paragraph"/>
            </w:pPr>
            <w:r>
              <w:t>Table 4-8</w:t>
            </w:r>
          </w:p>
        </w:tc>
        <w:tc>
          <w:tcPr>
            <w:tcW w:w="2760" w:type="dxa"/>
          </w:tcPr>
          <w:p w14:paraId="100688F7" w14:textId="77777777" w:rsidR="6AFF57CF" w:rsidRDefault="6AFF57CF" w:rsidP="6AFF57CF">
            <w:pPr>
              <w:pStyle w:val="paragraph"/>
            </w:pPr>
            <w:r>
              <w:t>EIC-CTRL-SW-ADOBR</w:t>
            </w:r>
          </w:p>
        </w:tc>
        <w:tc>
          <w:tcPr>
            <w:tcW w:w="5293" w:type="dxa"/>
          </w:tcPr>
          <w:p w14:paraId="768AC723" w14:textId="1AECA42A" w:rsidR="6AFF57CF" w:rsidRDefault="6AFF57CF" w:rsidP="6AFF57CF">
            <w:pPr>
              <w:pStyle w:val="paragraph"/>
            </w:pPr>
            <w:r>
              <w:t>Controls Software: ADO Bridge</w:t>
            </w:r>
          </w:p>
        </w:tc>
      </w:tr>
      <w:tr w:rsidR="6AFF57CF" w14:paraId="5D2423D2" w14:textId="77777777" w:rsidTr="7E2ED256">
        <w:trPr>
          <w:trHeight w:val="300"/>
        </w:trPr>
        <w:tc>
          <w:tcPr>
            <w:tcW w:w="1419" w:type="dxa"/>
          </w:tcPr>
          <w:p w14:paraId="79A08F75" w14:textId="6FC4DB49" w:rsidR="6AFF57CF" w:rsidRDefault="6AFF57CF" w:rsidP="6AFF57CF">
            <w:pPr>
              <w:pStyle w:val="paragraph"/>
            </w:pPr>
            <w:r>
              <w:t>Table 4-9</w:t>
            </w:r>
          </w:p>
        </w:tc>
        <w:tc>
          <w:tcPr>
            <w:tcW w:w="2760" w:type="dxa"/>
          </w:tcPr>
          <w:p w14:paraId="4C042C71" w14:textId="77777777" w:rsidR="6AFF57CF" w:rsidRDefault="6AFF57CF" w:rsidP="6AFF57CF">
            <w:pPr>
              <w:pStyle w:val="paragraph"/>
            </w:pPr>
            <w:r>
              <w:t>EIC-CTRL-SW-SEQ</w:t>
            </w:r>
          </w:p>
        </w:tc>
        <w:tc>
          <w:tcPr>
            <w:tcW w:w="5293" w:type="dxa"/>
          </w:tcPr>
          <w:p w14:paraId="15DA41AF" w14:textId="01F33E7C" w:rsidR="6AFF57CF" w:rsidRDefault="6AFF57CF" w:rsidP="6AFF57CF">
            <w:pPr>
              <w:pStyle w:val="paragraph"/>
            </w:pPr>
            <w:r>
              <w:t>Controls Software: Sequencer</w:t>
            </w:r>
          </w:p>
        </w:tc>
      </w:tr>
      <w:tr w:rsidR="6AFF57CF" w14:paraId="3EBFD4FC" w14:textId="77777777" w:rsidTr="7E2ED256">
        <w:trPr>
          <w:trHeight w:val="300"/>
        </w:trPr>
        <w:tc>
          <w:tcPr>
            <w:tcW w:w="1419" w:type="dxa"/>
          </w:tcPr>
          <w:p w14:paraId="63682C58" w14:textId="28F5A40C" w:rsidR="6AFF57CF" w:rsidRDefault="6AFF57CF" w:rsidP="6AFF57CF">
            <w:pPr>
              <w:pStyle w:val="paragraph"/>
            </w:pPr>
            <w:r>
              <w:t>Table 4-10</w:t>
            </w:r>
          </w:p>
        </w:tc>
        <w:tc>
          <w:tcPr>
            <w:tcW w:w="2760" w:type="dxa"/>
          </w:tcPr>
          <w:p w14:paraId="7CE41945" w14:textId="77777777" w:rsidR="6AFF57CF" w:rsidRDefault="6AFF57CF" w:rsidP="6AFF57CF">
            <w:pPr>
              <w:pStyle w:val="paragraph"/>
            </w:pPr>
            <w:r>
              <w:t>EIC-CTRL-SW-LOGBK</w:t>
            </w:r>
          </w:p>
        </w:tc>
        <w:tc>
          <w:tcPr>
            <w:tcW w:w="5293" w:type="dxa"/>
          </w:tcPr>
          <w:p w14:paraId="5006B2B1" w14:textId="271F1855" w:rsidR="6AFF57CF" w:rsidRDefault="6AFF57CF" w:rsidP="6AFF57CF">
            <w:pPr>
              <w:pStyle w:val="paragraph"/>
            </w:pPr>
            <w:r>
              <w:t>Controls Software: Electronic Logbook</w:t>
            </w:r>
          </w:p>
        </w:tc>
      </w:tr>
      <w:tr w:rsidR="6AFF57CF" w14:paraId="2336A6B3" w14:textId="77777777" w:rsidTr="7E2ED256">
        <w:trPr>
          <w:trHeight w:val="300"/>
        </w:trPr>
        <w:tc>
          <w:tcPr>
            <w:tcW w:w="1419" w:type="dxa"/>
          </w:tcPr>
          <w:p w14:paraId="4152F32D" w14:textId="39058686" w:rsidR="6AFF57CF" w:rsidRDefault="6AFF57CF" w:rsidP="6AFF57CF">
            <w:pPr>
              <w:pStyle w:val="paragraph"/>
            </w:pPr>
            <w:r>
              <w:t>Table 4-11</w:t>
            </w:r>
          </w:p>
        </w:tc>
        <w:tc>
          <w:tcPr>
            <w:tcW w:w="2760" w:type="dxa"/>
          </w:tcPr>
          <w:p w14:paraId="02770F95" w14:textId="77777777" w:rsidR="6AFF57CF" w:rsidRDefault="6AFF57CF" w:rsidP="6AFF57CF">
            <w:pPr>
              <w:pStyle w:val="paragraph"/>
            </w:pPr>
            <w:r>
              <w:t>EIC-CTRL-SW-GW</w:t>
            </w:r>
          </w:p>
        </w:tc>
        <w:tc>
          <w:tcPr>
            <w:tcW w:w="5293" w:type="dxa"/>
          </w:tcPr>
          <w:p w14:paraId="26A600CA" w14:textId="18E7F850" w:rsidR="6AFF57CF" w:rsidRDefault="6AFF57CF" w:rsidP="6AFF57CF">
            <w:pPr>
              <w:pStyle w:val="paragraph"/>
            </w:pPr>
            <w:r>
              <w:t xml:space="preserve">Controls Software: </w:t>
            </w:r>
            <w:commentRangeStart w:id="29"/>
            <w:commentRangeStart w:id="30"/>
            <w:commentRangeStart w:id="31"/>
            <w:r>
              <w:t>Gateway</w:t>
            </w:r>
            <w:commentRangeEnd w:id="29"/>
            <w:r w:rsidR="009B779A">
              <w:rPr>
                <w:rStyle w:val="CommentReference"/>
                <w:sz w:val="24"/>
                <w:szCs w:val="24"/>
              </w:rPr>
              <w:commentReference w:id="29"/>
            </w:r>
            <w:commentRangeEnd w:id="30"/>
            <w:r>
              <w:rPr>
                <w:rStyle w:val="CommentReference"/>
                <w:sz w:val="24"/>
                <w:szCs w:val="24"/>
              </w:rPr>
              <w:commentReference w:id="30"/>
            </w:r>
            <w:commentRangeEnd w:id="31"/>
            <w:r>
              <w:rPr>
                <w:rStyle w:val="CommentReference"/>
                <w:sz w:val="24"/>
                <w:szCs w:val="24"/>
              </w:rPr>
              <w:commentReference w:id="31"/>
            </w:r>
            <w:r>
              <w:t xml:space="preserve"> Service</w:t>
            </w:r>
          </w:p>
        </w:tc>
      </w:tr>
      <w:tr w:rsidR="6AFF57CF" w14:paraId="106095A6" w14:textId="77777777" w:rsidTr="7E2ED256">
        <w:trPr>
          <w:trHeight w:val="300"/>
        </w:trPr>
        <w:tc>
          <w:tcPr>
            <w:tcW w:w="1419" w:type="dxa"/>
          </w:tcPr>
          <w:p w14:paraId="06F6DFA5" w14:textId="3BAACE58" w:rsidR="6AFF57CF" w:rsidRDefault="6AFF57CF" w:rsidP="6AFF57CF">
            <w:pPr>
              <w:pStyle w:val="paragraph"/>
            </w:pPr>
            <w:r>
              <w:t>Table 4-12</w:t>
            </w:r>
          </w:p>
        </w:tc>
        <w:tc>
          <w:tcPr>
            <w:tcW w:w="2760" w:type="dxa"/>
          </w:tcPr>
          <w:p w14:paraId="5FBC3AE6" w14:textId="77777777" w:rsidR="6AFF57CF" w:rsidRDefault="6AFF57CF" w:rsidP="6AFF57CF">
            <w:pPr>
              <w:pStyle w:val="paragraph"/>
            </w:pPr>
            <w:r>
              <w:t>EIC-CTRL-SW-DB</w:t>
            </w:r>
          </w:p>
        </w:tc>
        <w:tc>
          <w:tcPr>
            <w:tcW w:w="5293" w:type="dxa"/>
          </w:tcPr>
          <w:p w14:paraId="667E6C9F" w14:textId="0C53DB3D" w:rsidR="6AFF57CF" w:rsidRDefault="6AFF57CF" w:rsidP="6AFF57CF">
            <w:pPr>
              <w:pStyle w:val="paragraph"/>
            </w:pPr>
            <w:r>
              <w:t>Controls Software: Database Service</w:t>
            </w:r>
          </w:p>
        </w:tc>
      </w:tr>
      <w:tr w:rsidR="6AFF57CF" w14:paraId="1F80E04E" w14:textId="77777777" w:rsidTr="7E2ED256">
        <w:trPr>
          <w:trHeight w:val="300"/>
        </w:trPr>
        <w:tc>
          <w:tcPr>
            <w:tcW w:w="1419" w:type="dxa"/>
          </w:tcPr>
          <w:p w14:paraId="0D9F8C8D" w14:textId="27DE9DBF" w:rsidR="6AFF57CF" w:rsidRDefault="6AFF57CF" w:rsidP="6AFF57CF">
            <w:pPr>
              <w:pStyle w:val="paragraph"/>
            </w:pPr>
            <w:r>
              <w:t>Table 4-13</w:t>
            </w:r>
          </w:p>
        </w:tc>
        <w:tc>
          <w:tcPr>
            <w:tcW w:w="2760" w:type="dxa"/>
          </w:tcPr>
          <w:p w14:paraId="64F75175" w14:textId="77777777" w:rsidR="6AFF57CF" w:rsidRDefault="6AFF57CF" w:rsidP="6AFF57CF">
            <w:pPr>
              <w:pStyle w:val="paragraph"/>
            </w:pPr>
            <w:r>
              <w:t>EIC-CTRL-SW-PROJ</w:t>
            </w:r>
          </w:p>
        </w:tc>
        <w:tc>
          <w:tcPr>
            <w:tcW w:w="5293" w:type="dxa"/>
          </w:tcPr>
          <w:p w14:paraId="4F9CF001" w14:textId="1F5D67F2" w:rsidR="6AFF57CF" w:rsidRDefault="6AFF57CF" w:rsidP="6AFF57CF">
            <w:pPr>
              <w:pStyle w:val="paragraph"/>
            </w:pPr>
            <w:r>
              <w:t>Controls Software: Project Support</w:t>
            </w:r>
          </w:p>
        </w:tc>
      </w:tr>
    </w:tbl>
    <w:p w14:paraId="56C39CFB" w14:textId="24219A9D" w:rsidR="02EBCC18" w:rsidRDefault="02EBCC18" w:rsidP="6AFF57CF">
      <w:pPr>
        <w:pStyle w:val="paragraph"/>
        <w:spacing w:before="0" w:beforeAutospacing="0" w:after="0" w:afterAutospacing="0"/>
        <w:jc w:val="both"/>
      </w:pPr>
      <w:r>
        <w:rPr>
          <w:noProof/>
        </w:rPr>
        <mc:AlternateContent>
          <mc:Choice Requires="wps">
            <w:drawing>
              <wp:inline distT="0" distB="0" distL="114300" distR="114300" wp14:anchorId="2021ECDA" wp14:editId="47DB5BB7">
                <wp:extent cx="722317" cy="232548"/>
                <wp:effectExtent l="0" t="0" r="0" b="0"/>
                <wp:docPr id="1979904835" name="Text Box 1"/>
                <wp:cNvGraphicFramePr/>
                <a:graphic xmlns:a="http://schemas.openxmlformats.org/drawingml/2006/main">
                  <a:graphicData uri="http://schemas.microsoft.com/office/word/2010/wordprocessingShape">
                    <wps:wsp>
                      <wps:cNvSpPr txBox="1"/>
                      <wps:spPr>
                        <a:xfrm>
                          <a:off x="0" y="0"/>
                          <a:ext cx="722317" cy="232548"/>
                        </a:xfrm>
                        <a:prstGeom prst="rect">
                          <a:avLst/>
                        </a:prstGeom>
                        <a:noFill/>
                        <a:ln w="6350">
                          <a:noFill/>
                        </a:ln>
                      </wps:spPr>
                      <wps:txbx>
                        <w:txbxContent>
                          <w:p w14:paraId="1B583F1F" w14:textId="77777777" w:rsidR="00EF0AFC" w:rsidRPr="00EC2A7E" w:rsidRDefault="00EF0AFC" w:rsidP="00EF0AFC">
                            <w:pPr>
                              <w:jc w:val="center"/>
                              <w:rPr>
                                <w:b/>
                                <w:bCs/>
                                <w:color w:val="FFFFFF" w:themeColor="background1"/>
                                <w:sz w:val="20"/>
                                <w:szCs w:val="20"/>
                                <w:shd w:val="pct15" w:color="auto" w:fill="FFFFFF"/>
                              </w:rPr>
                            </w:pPr>
                            <w:r w:rsidRPr="00EC2A7E">
                              <w:rPr>
                                <w:b/>
                                <w:bCs/>
                                <w:color w:val="FFFFFF" w:themeColor="background1"/>
                                <w:sz w:val="20"/>
                                <w:szCs w:val="20"/>
                              </w:rPr>
                              <w:t>IR6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xmlns:arto="http://schemas.microsoft.com/office/word/2006/arto">
            <w:pict xmlns:w14="http://schemas.microsoft.com/office/word/2010/wordml" xmlns:w="http://schemas.openxmlformats.org/wordprocessingml/2006/main" w14:anchorId="5BB71B26">
              <v:shapetype xmlns:o="urn:schemas-microsoft-com:office:office" xmlns:v="urn:schemas-microsoft-com:vml" id="_x0000_t202" coordsize="21600,21600" o:spt="202" path="m,l,21600r21600,l21600,xe" w14:anchorId="0E32902D">
                <v:stroke joinstyle="miter"/>
                <v:path gradientshapeok="t" o:connecttype="rect"/>
              </v:shapetype>
              <v:shape xmlns:o="urn:schemas-microsoft-com:office:office" xmlns:v="urn:schemas-microsoft-com:vml" id="Text Box 1" style="position:absolute;left:0;text-align:left;margin-left:340.3pt;margin-top:103.3pt;width:56.9pt;height:18.3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">
                <v:textbox>
                  <w:txbxContent>
                    <w:p w:rsidRPr="00EC2A7E" w:rsidR="00EF0AFC" w:rsidP="00EF0AFC" w:rsidRDefault="00EF0AFC" w14:paraId="5AE132BD" w14:textId="77777777">
                      <w:pPr>
                        <w:jc w:val="center"/>
                        <w:rPr>
                          <w:b/>
                          <w:bCs/>
                          <w:color w:val="FFFFFF" w:themeColor="background1"/>
                          <w:sz w:val="20"/>
                          <w:szCs w:val="20"/>
                          <w:shd w:val="pct15" w:color="auto" w:fill="FFFFFF"/>
                        </w:rPr>
                      </w:pPr>
                      <w:r w:rsidRPr="00EC2A7E">
                        <w:rPr>
                          <w:b/>
                          <w:bCs/>
                          <w:color w:val="FFFFFF" w:themeColor="background1"/>
                          <w:sz w:val="20"/>
                          <w:szCs w:val="20"/>
                        </w:rPr>
                        <w:t>IR6</w:t>
                      </w:r>
                    </w:p>
                  </w:txbxContent>
                </v:textbox>
              </v:shape>
            </w:pict>
          </mc:Fallback>
        </mc:AlternateContent>
      </w:r>
    </w:p>
    <w:p w14:paraId="65A98F48" w14:textId="4986A84D" w:rsidR="6AFF57CF" w:rsidRDefault="6AFF57CF" w:rsidP="6AFF57CF">
      <w:pPr>
        <w:rPr>
          <w:rStyle w:val="normaltextrun"/>
          <w:color w:val="000000" w:themeColor="text1"/>
          <w:sz w:val="22"/>
        </w:rPr>
      </w:pPr>
    </w:p>
    <w:p w14:paraId="64428F77" w14:textId="44C2D6FA" w:rsidR="6AFF57CF" w:rsidRDefault="6AFF57CF" w:rsidP="6AFF57CF">
      <w:pPr>
        <w:rPr>
          <w:rStyle w:val="normaltextrun"/>
          <w:color w:val="000000" w:themeColor="text1"/>
          <w:sz w:val="22"/>
        </w:rPr>
      </w:pPr>
    </w:p>
    <w:p w14:paraId="6ED3B035" w14:textId="1C7A2F85" w:rsidR="6AFF57CF" w:rsidRDefault="6AFF57CF" w:rsidP="6AFF57CF">
      <w:pPr>
        <w:rPr>
          <w:rStyle w:val="normaltextrun"/>
          <w:color w:val="000000" w:themeColor="text1"/>
          <w:sz w:val="22"/>
        </w:rPr>
      </w:pPr>
    </w:p>
    <w:p w14:paraId="3433C626" w14:textId="551BD86C" w:rsidR="7B8626E3" w:rsidRDefault="7B8626E3" w:rsidP="7B8626E3">
      <w:pPr>
        <w:rPr>
          <w:rStyle w:val="normaltextrun"/>
          <w:color w:val="000000" w:themeColor="text1"/>
          <w:sz w:val="22"/>
        </w:rPr>
      </w:pPr>
    </w:p>
    <w:p w14:paraId="5697B0A1" w14:textId="77777777" w:rsidR="00760264" w:rsidRPr="008B3509" w:rsidRDefault="00760264" w:rsidP="00760264">
      <w:pPr>
        <w:pStyle w:val="Heading2"/>
      </w:pPr>
      <w:bookmarkStart w:id="32" w:name="_Toc211864435"/>
      <w:r w:rsidRPr="008B3509">
        <w:t>Design Scope</w:t>
      </w:r>
      <w:bookmarkEnd w:id="27"/>
      <w:bookmarkEnd w:id="28"/>
      <w:bookmarkEnd w:id="32"/>
      <w:r w:rsidRPr="008B3509">
        <w:t xml:space="preserve"> </w:t>
      </w:r>
    </w:p>
    <w:p w14:paraId="145FEBC1" w14:textId="7733A739" w:rsidR="00760264" w:rsidRPr="008B3509" w:rsidRDefault="00760264" w:rsidP="00760264">
      <w:r w:rsidRPr="008B3509">
        <w:t xml:space="preserve">The </w:t>
      </w:r>
      <w:r w:rsidR="00B62AC8">
        <w:t>Controls Software</w:t>
      </w:r>
      <w:r>
        <w:t xml:space="preserve"> </w:t>
      </w:r>
      <w:r w:rsidRPr="008B3509">
        <w:t>design shall mee</w:t>
      </w:r>
      <w:r>
        <w:t>t</w:t>
      </w:r>
      <w:r w:rsidRPr="008B3509">
        <w:t xml:space="preserve"> all </w:t>
      </w:r>
      <w:r>
        <w:t>performance</w:t>
      </w:r>
      <w:r w:rsidRPr="008B3509">
        <w:t xml:space="preserve"> requirements as given in </w:t>
      </w:r>
      <w:r>
        <w:t>S</w:t>
      </w:r>
      <w:r w:rsidRPr="008B3509">
        <w:t xml:space="preserve">ection </w:t>
      </w:r>
      <w:r w:rsidR="003B79A5">
        <w:fldChar w:fldCharType="begin"/>
      </w:r>
      <w:r w:rsidR="003B79A5">
        <w:instrText xml:space="preserve"> REF _Ref203482414 \r \h </w:instrText>
      </w:r>
      <w:r w:rsidR="003B79A5">
        <w:fldChar w:fldCharType="separate"/>
      </w:r>
      <w:r w:rsidR="00B62AC8">
        <w:t>4</w:t>
      </w:r>
      <w:r w:rsidR="003B79A5">
        <w:fldChar w:fldCharType="end"/>
      </w:r>
      <w:r w:rsidR="003B79A5">
        <w:t xml:space="preserve">, </w:t>
      </w:r>
      <w:r>
        <w:t>whilst abiding by the constraints below.</w:t>
      </w:r>
      <w:r w:rsidRPr="00A60C4F">
        <w:t xml:space="preserve"> </w:t>
      </w:r>
    </w:p>
    <w:p w14:paraId="3EE407BB" w14:textId="77777777" w:rsidR="00760264" w:rsidRPr="00760264" w:rsidRDefault="00760264" w:rsidP="00760264">
      <w:pPr>
        <w:rPr>
          <w:lang w:bidi="en-US"/>
        </w:rPr>
      </w:pPr>
    </w:p>
    <w:p w14:paraId="4D0968C0" w14:textId="77777777" w:rsidR="00760264" w:rsidRDefault="00760264" w:rsidP="00760264">
      <w:pPr>
        <w:pStyle w:val="Heading3"/>
      </w:pPr>
      <w:r>
        <w:t>Design Considerations</w:t>
      </w:r>
    </w:p>
    <w:p w14:paraId="7D046317" w14:textId="77777777" w:rsidR="00760264" w:rsidRPr="00482F66" w:rsidRDefault="00760264" w:rsidP="00760264">
      <w:pPr>
        <w:rPr>
          <w:b/>
          <w:bCs/>
        </w:rPr>
      </w:pPr>
      <w:r w:rsidRPr="00482F66">
        <w:rPr>
          <w:b/>
          <w:bCs/>
        </w:rPr>
        <w:t>Constraints</w:t>
      </w:r>
      <w:r>
        <w:rPr>
          <w:b/>
          <w:bCs/>
        </w:rPr>
        <w:t>:</w:t>
      </w:r>
    </w:p>
    <w:p w14:paraId="2C5A654A" w14:textId="77777777" w:rsidR="00760264" w:rsidRDefault="00760264" w:rsidP="00760264">
      <w:pPr>
        <w:pStyle w:val="ListParagraph"/>
        <w:numPr>
          <w:ilvl w:val="0"/>
          <w:numId w:val="46"/>
        </w:numPr>
      </w:pPr>
      <w:r>
        <w:t xml:space="preserve">The design shall be delivered within the time interval specified in the latest EIC P6 project schedule. </w:t>
      </w:r>
    </w:p>
    <w:p w14:paraId="22EC8C25" w14:textId="77777777" w:rsidR="00760264" w:rsidRDefault="00760264" w:rsidP="00760264">
      <w:pPr>
        <w:pStyle w:val="ListParagraph"/>
        <w:numPr>
          <w:ilvl w:val="0"/>
          <w:numId w:val="46"/>
        </w:numPr>
      </w:pPr>
      <w:r>
        <w:t>The design cost shall meet the proposed EIC cost.</w:t>
      </w:r>
    </w:p>
    <w:p w14:paraId="67C92D1F" w14:textId="77777777" w:rsidR="00760264" w:rsidRDefault="00760264" w:rsidP="00760264">
      <w:pPr>
        <w:pStyle w:val="ListParagraph"/>
        <w:numPr>
          <w:ilvl w:val="0"/>
          <w:numId w:val="46"/>
        </w:numPr>
      </w:pPr>
      <w:r>
        <w:t xml:space="preserve">The design shall be able to meet all relevant regulatory requirements. </w:t>
      </w:r>
    </w:p>
    <w:p w14:paraId="2BD4FB9E" w14:textId="77777777" w:rsidR="00760264" w:rsidRDefault="00760264" w:rsidP="00760264">
      <w:pPr>
        <w:pStyle w:val="ListParagraph"/>
        <w:numPr>
          <w:ilvl w:val="0"/>
          <w:numId w:val="46"/>
        </w:numPr>
      </w:pPr>
      <w:r>
        <w:t xml:space="preserve">The design shall comply with all volume and siting constraints within </w:t>
      </w:r>
      <w:commentRangeStart w:id="33"/>
      <w:r>
        <w:t>the RHIC tunnel</w:t>
      </w:r>
      <w:commentRangeEnd w:id="33"/>
      <w:r>
        <w:rPr>
          <w:rStyle w:val="CommentReference"/>
          <w:sz w:val="24"/>
          <w:szCs w:val="22"/>
        </w:rPr>
        <w:commentReference w:id="33"/>
      </w:r>
      <w:r>
        <w:t>.</w:t>
      </w:r>
    </w:p>
    <w:p w14:paraId="24C5B1D2" w14:textId="09C5A151" w:rsidR="00760264" w:rsidRDefault="00760264" w:rsidP="00760264">
      <w:pPr>
        <w:pStyle w:val="ListParagraph"/>
        <w:numPr>
          <w:ilvl w:val="0"/>
          <w:numId w:val="46"/>
        </w:numPr>
      </w:pPr>
      <w:r>
        <w:t xml:space="preserve">The designs shall meet all the interface requirements necessitated by the various systems which interface with the </w:t>
      </w:r>
      <w:r w:rsidR="35DCB09F">
        <w:t>controls</w:t>
      </w:r>
      <w:ins w:id="34" w:author="Jamilkowski, James" w:date="2025-10-27T21:07:00Z">
        <w:r w:rsidR="24214A5A">
          <w:t xml:space="preserve"> system</w:t>
        </w:r>
      </w:ins>
    </w:p>
    <w:p w14:paraId="4F437B76" w14:textId="77777777" w:rsidR="00760264" w:rsidRDefault="00760264" w:rsidP="4F6CB220">
      <w:pPr>
        <w:pStyle w:val="paragraph"/>
        <w:numPr>
          <w:ilvl w:val="0"/>
          <w:numId w:val="46"/>
        </w:numPr>
        <w:spacing w:before="0" w:beforeAutospacing="0" w:after="0" w:afterAutospacing="0"/>
        <w:jc w:val="both"/>
        <w:textAlignment w:val="baseline"/>
        <w:rPr>
          <w:rStyle w:val="eop"/>
          <w:rPrChange w:id="35" w:author="Jamilkowski, James" w:date="2025-10-28T19:58:00Z">
            <w:rPr>
              <w:rStyle w:val="eop"/>
              <w:rFonts w:eastAsiaTheme="minorHAnsi" w:cstheme="minorBidi"/>
              <w:sz w:val="22"/>
              <w:szCs w:val="22"/>
            </w:rPr>
          </w:rPrChange>
        </w:rPr>
      </w:pPr>
      <w:r w:rsidRPr="4F6CB220">
        <w:rPr>
          <w:rStyle w:val="eop"/>
          <w:rPrChange w:id="36" w:author="Jamilkowski, James" w:date="2025-10-28T19:58:00Z">
            <w:rPr>
              <w:rStyle w:val="eop"/>
              <w:sz w:val="22"/>
              <w:szCs w:val="22"/>
            </w:rPr>
          </w:rPrChange>
        </w:rPr>
        <w:t xml:space="preserve">All technical specifications which can be used to verify that a primary requirement of the component is met at the design stage shall be identified and called out in the Final Design Review (FDR). </w:t>
      </w:r>
    </w:p>
    <w:p w14:paraId="6AE44438" w14:textId="77777777" w:rsidR="00760264" w:rsidRDefault="00760264" w:rsidP="4F6CB220">
      <w:pPr>
        <w:pStyle w:val="paragraph"/>
        <w:numPr>
          <w:ilvl w:val="0"/>
          <w:numId w:val="46"/>
        </w:numPr>
        <w:spacing w:before="0" w:beforeAutospacing="0" w:after="0" w:afterAutospacing="0"/>
        <w:jc w:val="both"/>
        <w:textAlignment w:val="baseline"/>
      </w:pPr>
      <w:r w:rsidRPr="4F6CB220">
        <w:rPr>
          <w:rStyle w:val="eop"/>
          <w:rPrChange w:id="37" w:author="Jamilkowski, James" w:date="2025-10-28T19:58:00Z">
            <w:rPr>
              <w:rStyle w:val="eop"/>
              <w:sz w:val="22"/>
              <w:szCs w:val="22"/>
            </w:rPr>
          </w:rPrChange>
        </w:rPr>
        <w:lastRenderedPageBreak/>
        <w:t xml:space="preserve">All requirements which can be verified during the FDR shall be satisfied or have a plan in place to satisfy the review team so that the requirements can be met prior to final installation. </w:t>
      </w:r>
      <w:r w:rsidRPr="4F6CB220">
        <w:t xml:space="preserve"> </w:t>
      </w:r>
    </w:p>
    <w:p w14:paraId="416284FB" w14:textId="3C46DDA2" w:rsidR="00760264" w:rsidRPr="00760264" w:rsidRDefault="00760264" w:rsidP="759AB971">
      <w:pPr>
        <w:pStyle w:val="paragraph"/>
        <w:spacing w:before="0" w:beforeAutospacing="0" w:after="0" w:afterAutospacing="0"/>
        <w:textAlignment w:val="baseline"/>
      </w:pPr>
    </w:p>
    <w:p w14:paraId="7B946925" w14:textId="77777777" w:rsidR="00760264" w:rsidRDefault="00760264" w:rsidP="00760264">
      <w:pPr>
        <w:pStyle w:val="Heading3"/>
      </w:pPr>
      <w:r>
        <w:t>Safety and Environmental Considerations</w:t>
      </w:r>
    </w:p>
    <w:p w14:paraId="0792BA17" w14:textId="02D758E3" w:rsidR="00760264" w:rsidRPr="009F4609" w:rsidRDefault="00760264" w:rsidP="4F6CB220">
      <w:pPr>
        <w:pStyle w:val="Body"/>
        <w:rPr>
          <w:color w:val="auto"/>
          <w:sz w:val="24"/>
          <w:szCs w:val="24"/>
          <w:rPrChange w:id="38" w:author="Jamilkowski, James" w:date="2025-10-28T20:00:00Z">
            <w:rPr>
              <w:color w:val="auto"/>
            </w:rPr>
          </w:rPrChange>
        </w:rPr>
      </w:pPr>
      <w:r w:rsidRPr="4F6CB220">
        <w:rPr>
          <w:color w:val="auto"/>
          <w:sz w:val="24"/>
          <w:szCs w:val="24"/>
          <w:rPrChange w:id="39" w:author="Jamilkowski, James" w:date="2025-10-28T20:00:00Z">
            <w:rPr>
              <w:color w:val="auto"/>
            </w:rPr>
          </w:rPrChange>
        </w:rPr>
        <w:t xml:space="preserve">The design of the </w:t>
      </w:r>
      <w:r w:rsidR="00B62AC8" w:rsidRPr="4F6CB220">
        <w:rPr>
          <w:sz w:val="24"/>
          <w:szCs w:val="24"/>
          <w:rPrChange w:id="40" w:author="Jamilkowski, James" w:date="2025-10-28T20:00:00Z">
            <w:rPr/>
          </w:rPrChange>
        </w:rPr>
        <w:t>Controls Software</w:t>
      </w:r>
      <w:r w:rsidRPr="4F6CB220">
        <w:rPr>
          <w:sz w:val="24"/>
          <w:szCs w:val="24"/>
          <w:rPrChange w:id="41" w:author="Jamilkowski, James" w:date="2025-10-28T20:00:00Z">
            <w:rPr/>
          </w:rPrChange>
        </w:rPr>
        <w:t xml:space="preserve"> </w:t>
      </w:r>
      <w:r w:rsidRPr="4F6CB220">
        <w:rPr>
          <w:color w:val="auto"/>
          <w:sz w:val="24"/>
          <w:szCs w:val="24"/>
          <w:rPrChange w:id="42" w:author="Jamilkowski, James" w:date="2025-10-28T20:00:00Z">
            <w:rPr>
              <w:color w:val="auto"/>
            </w:rPr>
          </w:rPrChange>
        </w:rPr>
        <w:t>assembly shall demonstrate it will meet all the safety and environmental requirements in line with Brookhaven National Lab (BNL) Standards-Based Management System (SBMS) and the Integrated Safety Management Plan (ISMP) [</w:t>
      </w:r>
      <w:r w:rsidR="006B4A34">
        <w:rPr>
          <w:color w:val="auto"/>
        </w:rPr>
        <w:fldChar w:fldCharType="begin"/>
      </w:r>
      <w:r w:rsidR="006B4A34">
        <w:rPr>
          <w:color w:val="auto"/>
          <w:sz w:val="24"/>
          <w:szCs w:val="24"/>
        </w:rPr>
        <w:instrText xml:space="preserve"> REF _Ref212626156 \r \h </w:instrText>
      </w:r>
      <w:r w:rsidR="006B4A34">
        <w:rPr>
          <w:color w:val="auto"/>
        </w:rPr>
      </w:r>
      <w:r w:rsidR="006B4A34">
        <w:rPr>
          <w:color w:val="auto"/>
        </w:rPr>
        <w:fldChar w:fldCharType="separate"/>
      </w:r>
      <w:r w:rsidR="006B4A34">
        <w:rPr>
          <w:color w:val="auto"/>
          <w:sz w:val="24"/>
          <w:szCs w:val="24"/>
        </w:rPr>
        <w:t>5.9</w:t>
      </w:r>
      <w:r w:rsidR="006B4A34">
        <w:rPr>
          <w:color w:val="auto"/>
        </w:rPr>
        <w:fldChar w:fldCharType="end"/>
      </w:r>
      <w:r w:rsidRPr="4F6CB220">
        <w:rPr>
          <w:color w:val="auto"/>
          <w:sz w:val="24"/>
          <w:szCs w:val="24"/>
          <w:rPrChange w:id="43" w:author="Jamilkowski, James" w:date="2025-10-28T20:00:00Z">
            <w:rPr>
              <w:color w:val="auto"/>
            </w:rPr>
          </w:rPrChange>
        </w:rPr>
        <w:t>].</w:t>
      </w:r>
    </w:p>
    <w:p w14:paraId="22F9AB65" w14:textId="77777777" w:rsidR="00760264" w:rsidRDefault="00760264" w:rsidP="00760264">
      <w:pPr>
        <w:pStyle w:val="Body"/>
        <w:ind w:left="360"/>
      </w:pPr>
    </w:p>
    <w:p w14:paraId="5F310D84" w14:textId="0BD103EE" w:rsidR="00760264" w:rsidRPr="00760264" w:rsidRDefault="00B62AC8" w:rsidP="00760264">
      <w:pPr>
        <w:pStyle w:val="Heading1"/>
      </w:pPr>
      <w:bookmarkStart w:id="44" w:name="_Ref203482414"/>
      <w:bookmarkStart w:id="45" w:name="_Toc211864436"/>
      <w:r>
        <w:t>Controls Software</w:t>
      </w:r>
      <w:r w:rsidR="00760264">
        <w:t xml:space="preserve"> </w:t>
      </w:r>
      <w:r w:rsidR="00760264" w:rsidRPr="00760264">
        <w:t>REQUIREMENTS</w:t>
      </w:r>
      <w:bookmarkEnd w:id="44"/>
      <w:bookmarkEnd w:id="45"/>
    </w:p>
    <w:p w14:paraId="77E07A42" w14:textId="2EC351D6" w:rsidR="006D3AD0" w:rsidRDefault="008B0353" w:rsidP="4F6CB220">
      <w:pPr>
        <w:pStyle w:val="Body"/>
        <w:rPr>
          <w:sz w:val="24"/>
          <w:szCs w:val="24"/>
          <w:rPrChange w:id="46" w:author="Jamilkowski, James" w:date="2025-10-28T20:00:00Z">
            <w:rPr/>
          </w:rPrChange>
        </w:rPr>
      </w:pPr>
      <w:r w:rsidRPr="4F6CB220">
        <w:rPr>
          <w:sz w:val="24"/>
          <w:szCs w:val="24"/>
          <w:rPrChange w:id="47" w:author="Jamilkowski, James" w:date="2025-10-28T20:00:00Z">
            <w:rPr/>
          </w:rPrChange>
        </w:rPr>
        <w:t xml:space="preserve">The following section covers the </w:t>
      </w:r>
      <w:r w:rsidR="00B62AC8" w:rsidRPr="4F6CB220">
        <w:rPr>
          <w:sz w:val="24"/>
          <w:szCs w:val="24"/>
          <w:rPrChange w:id="48" w:author="Jamilkowski, James" w:date="2025-10-28T20:00:00Z">
            <w:rPr/>
          </w:rPrChange>
        </w:rPr>
        <w:t>Controls Software</w:t>
      </w:r>
      <w:r w:rsidRPr="4F6CB220">
        <w:rPr>
          <w:sz w:val="24"/>
          <w:szCs w:val="24"/>
          <w:rPrChange w:id="49" w:author="Jamilkowski, James" w:date="2025-10-28T20:00:00Z">
            <w:rPr/>
          </w:rPrChange>
        </w:rPr>
        <w:t xml:space="preserve"> </w:t>
      </w:r>
      <w:r w:rsidR="2E1E236B" w:rsidRPr="4F6CB220">
        <w:rPr>
          <w:sz w:val="24"/>
          <w:szCs w:val="24"/>
          <w:rPrChange w:id="50" w:author="Jamilkowski, James" w:date="2025-10-28T20:00:00Z">
            <w:rPr/>
          </w:rPrChange>
        </w:rPr>
        <w:t xml:space="preserve">functional and </w:t>
      </w:r>
      <w:r w:rsidRPr="4F6CB220">
        <w:rPr>
          <w:sz w:val="24"/>
          <w:szCs w:val="24"/>
          <w:rPrChange w:id="51" w:author="Jamilkowski, James" w:date="2025-10-28T20:00:00Z">
            <w:rPr/>
          </w:rPrChange>
        </w:rPr>
        <w:t xml:space="preserve">performance requirements for operation in the EIC. </w:t>
      </w:r>
    </w:p>
    <w:p w14:paraId="79BF3919" w14:textId="77777777" w:rsidR="00534618" w:rsidRDefault="00534618" w:rsidP="4F6CB220">
      <w:pPr>
        <w:pStyle w:val="Body"/>
        <w:rPr>
          <w:sz w:val="24"/>
          <w:szCs w:val="24"/>
          <w:rPrChange w:id="52" w:author="Jamilkowski, James" w:date="2025-10-28T20:00:00Z">
            <w:rPr/>
          </w:rPrChange>
        </w:rPr>
      </w:pPr>
      <w:r w:rsidRPr="4F6CB220">
        <w:rPr>
          <w:sz w:val="24"/>
          <w:szCs w:val="24"/>
          <w:rPrChange w:id="53" w:author="Jamilkowski, James" w:date="2025-10-28T20:00:00Z">
            <w:rPr/>
          </w:rPrChange>
        </w:rPr>
        <w:t>The table has the following fields:</w:t>
      </w:r>
    </w:p>
    <w:p w14:paraId="37FE6F7D" w14:textId="77777777" w:rsidR="0054643E" w:rsidRPr="00F0407B" w:rsidRDefault="008B0353" w:rsidP="4F6CB220">
      <w:pPr>
        <w:pStyle w:val="Body1Bulleted"/>
        <w:numPr>
          <w:ilvl w:val="2"/>
          <w:numId w:val="41"/>
        </w:numPr>
        <w:rPr>
          <w:sz w:val="24"/>
          <w:rPrChange w:id="54" w:author="Jamilkowski, James" w:date="2025-10-28T20:00:00Z">
            <w:rPr/>
          </w:rPrChange>
        </w:rPr>
      </w:pPr>
      <w:r w:rsidRPr="4F6CB220">
        <w:rPr>
          <w:sz w:val="24"/>
          <w:u w:val="single"/>
          <w:rPrChange w:id="55" w:author="Jamilkowski, James" w:date="2025-10-28T20:00:00Z">
            <w:rPr>
              <w:u w:val="single"/>
            </w:rPr>
          </w:rPrChange>
        </w:rPr>
        <w:t xml:space="preserve">Unique </w:t>
      </w:r>
      <w:r w:rsidR="0054643E" w:rsidRPr="4F6CB220">
        <w:rPr>
          <w:sz w:val="24"/>
          <w:u w:val="single"/>
          <w:rPrChange w:id="56" w:author="Jamilkowski, James" w:date="2025-10-28T20:00:00Z">
            <w:rPr>
              <w:u w:val="single"/>
            </w:rPr>
          </w:rPrChange>
        </w:rPr>
        <w:t>ID</w:t>
      </w:r>
      <w:r w:rsidR="0054643E" w:rsidRPr="4F6CB220">
        <w:rPr>
          <w:sz w:val="24"/>
          <w:rPrChange w:id="57" w:author="Jamilkowski, James" w:date="2025-10-28T20:00:00Z">
            <w:rPr/>
          </w:rPrChange>
        </w:rPr>
        <w:t xml:space="preserve">: The </w:t>
      </w:r>
      <w:r w:rsidR="000D5EDE" w:rsidRPr="4F6CB220">
        <w:rPr>
          <w:sz w:val="24"/>
          <w:rPrChange w:id="58" w:author="Jamilkowski, James" w:date="2025-10-28T20:00:00Z">
            <w:rPr/>
          </w:rPrChange>
        </w:rPr>
        <w:t xml:space="preserve">performance </w:t>
      </w:r>
      <w:r w:rsidRPr="4F6CB220">
        <w:rPr>
          <w:sz w:val="24"/>
          <w:rPrChange w:id="59" w:author="Jamilkowski, James" w:date="2025-10-28T20:00:00Z">
            <w:rPr/>
          </w:rPrChange>
        </w:rPr>
        <w:t xml:space="preserve">requirement </w:t>
      </w:r>
      <w:r w:rsidR="0054643E" w:rsidRPr="4F6CB220">
        <w:rPr>
          <w:sz w:val="24"/>
          <w:rPrChange w:id="60" w:author="Jamilkowski, James" w:date="2025-10-28T20:00:00Z">
            <w:rPr/>
          </w:rPrChange>
        </w:rPr>
        <w:t>identifier as defined</w:t>
      </w:r>
      <w:r w:rsidRPr="4F6CB220">
        <w:rPr>
          <w:sz w:val="24"/>
          <w:rPrChange w:id="61" w:author="Jamilkowski, James" w:date="2025-10-28T20:00:00Z">
            <w:rPr/>
          </w:rPrChange>
        </w:rPr>
        <w:t>.</w:t>
      </w:r>
    </w:p>
    <w:p w14:paraId="3707EE8B" w14:textId="75C162DC" w:rsidR="00F0407B" w:rsidRPr="001F7575" w:rsidRDefault="689586E4" w:rsidP="4F6CB220">
      <w:pPr>
        <w:pStyle w:val="Body1Bulleted"/>
        <w:numPr>
          <w:ilvl w:val="2"/>
          <w:numId w:val="41"/>
        </w:numPr>
        <w:rPr>
          <w:sz w:val="24"/>
          <w:rPrChange w:id="62" w:author="Jamilkowski, James" w:date="2025-10-28T20:00:00Z">
            <w:rPr/>
          </w:rPrChange>
        </w:rPr>
      </w:pPr>
      <w:r w:rsidRPr="4F6CB220">
        <w:rPr>
          <w:sz w:val="24"/>
          <w:u w:val="single"/>
          <w:rPrChange w:id="63" w:author="Jamilkowski, James" w:date="2025-10-28T20:00:00Z">
            <w:rPr>
              <w:u w:val="single"/>
            </w:rPr>
          </w:rPrChange>
        </w:rPr>
        <w:t>Requirement</w:t>
      </w:r>
      <w:r w:rsidR="5A935E99" w:rsidRPr="4F6CB220">
        <w:rPr>
          <w:sz w:val="24"/>
          <w:rPrChange w:id="64" w:author="Jamilkowski, James" w:date="2025-10-28T20:00:00Z">
            <w:rPr/>
          </w:rPrChange>
        </w:rPr>
        <w:t xml:space="preserve">: </w:t>
      </w:r>
      <w:r w:rsidR="71FAF941" w:rsidRPr="4F6CB220">
        <w:rPr>
          <w:sz w:val="24"/>
          <w:rPrChange w:id="65" w:author="Jamilkowski, James" w:date="2025-10-28T20:00:00Z">
            <w:rPr/>
          </w:rPrChange>
        </w:rPr>
        <w:t>T</w:t>
      </w:r>
      <w:r w:rsidR="5A935E99" w:rsidRPr="4F6CB220">
        <w:rPr>
          <w:sz w:val="24"/>
          <w:rPrChange w:id="66" w:author="Jamilkowski, James" w:date="2025-10-28T20:00:00Z">
            <w:rPr/>
          </w:rPrChange>
        </w:rPr>
        <w:t xml:space="preserve">he </w:t>
      </w:r>
      <w:r w:rsidRPr="4F6CB220">
        <w:rPr>
          <w:sz w:val="24"/>
          <w:rPrChange w:id="67" w:author="Jamilkowski, James" w:date="2025-10-28T20:00:00Z">
            <w:rPr/>
          </w:rPrChange>
        </w:rPr>
        <w:t xml:space="preserve">performance requirement </w:t>
      </w:r>
      <w:r w:rsidR="5A935E99" w:rsidRPr="4F6CB220">
        <w:rPr>
          <w:sz w:val="24"/>
          <w:rPrChange w:id="68" w:author="Jamilkowski, James" w:date="2025-10-28T20:00:00Z">
            <w:rPr/>
          </w:rPrChange>
        </w:rPr>
        <w:t>as defined</w:t>
      </w:r>
      <w:r w:rsidRPr="4F6CB220">
        <w:rPr>
          <w:sz w:val="24"/>
          <w:rPrChange w:id="69" w:author="Jamilkowski, James" w:date="2025-10-28T20:00:00Z">
            <w:rPr/>
          </w:rPrChange>
        </w:rPr>
        <w:t>.</w:t>
      </w:r>
      <w:r w:rsidR="4E0B018E" w:rsidRPr="4F6CB220">
        <w:rPr>
          <w:sz w:val="24"/>
          <w:rPrChange w:id="70" w:author="Jamilkowski, James" w:date="2025-10-28T20:00:00Z">
            <w:rPr/>
          </w:rPrChange>
        </w:rPr>
        <w:t xml:space="preserve"> “F-” = Functional; “P-” = Performance</w:t>
      </w:r>
    </w:p>
    <w:p w14:paraId="4657260F" w14:textId="77777777" w:rsidR="00F0407B" w:rsidRDefault="008B0353" w:rsidP="4F6CB220">
      <w:pPr>
        <w:pStyle w:val="Body1Bulleted"/>
        <w:numPr>
          <w:ilvl w:val="2"/>
          <w:numId w:val="41"/>
        </w:numPr>
        <w:rPr>
          <w:sz w:val="24"/>
          <w:rPrChange w:id="71" w:author="Jamilkowski, James" w:date="2025-10-28T20:00:00Z">
            <w:rPr/>
          </w:rPrChange>
        </w:rPr>
      </w:pPr>
      <w:r w:rsidRPr="4F6CB220">
        <w:rPr>
          <w:sz w:val="24"/>
          <w:u w:val="single"/>
          <w:rPrChange w:id="72" w:author="Jamilkowski, James" w:date="2025-10-28T20:00:00Z">
            <w:rPr>
              <w:u w:val="single"/>
            </w:rPr>
          </w:rPrChange>
        </w:rPr>
        <w:t>Verification Method</w:t>
      </w:r>
      <w:r w:rsidR="00F0407B" w:rsidRPr="4F6CB220">
        <w:rPr>
          <w:sz w:val="24"/>
          <w:rPrChange w:id="73" w:author="Jamilkowski, James" w:date="2025-10-28T20:00:00Z">
            <w:rPr/>
          </w:rPrChange>
        </w:rPr>
        <w:t xml:space="preserve">: </w:t>
      </w:r>
      <w:r w:rsidRPr="4F6CB220">
        <w:rPr>
          <w:sz w:val="24"/>
          <w:rPrChange w:id="74" w:author="Jamilkowski, James" w:date="2025-10-28T20:00:00Z">
            <w:rPr/>
          </w:rPrChange>
        </w:rPr>
        <w:t>This attribute defining the method used to verify the requirement. The following methods may be used to verify requirements: Analysis, Inspection, Demonstration, Test</w:t>
      </w:r>
    </w:p>
    <w:p w14:paraId="47585610" w14:textId="77777777" w:rsidR="00B62AC8" w:rsidRDefault="00B62AC8" w:rsidP="00A531EC">
      <w:pPr>
        <w:rPr>
          <w:strike/>
          <w:lang w:bidi="en-US"/>
        </w:rPr>
      </w:pPr>
    </w:p>
    <w:p w14:paraId="53D1CD76" w14:textId="7F7794E9" w:rsidR="1BA0D331" w:rsidRDefault="1BA0D331" w:rsidP="1BA0D331">
      <w:pPr>
        <w:rPr>
          <w:strike/>
          <w:lang w:bidi="en-US"/>
        </w:rPr>
      </w:pPr>
    </w:p>
    <w:p w14:paraId="1BDBBE95" w14:textId="3C14D6FD" w:rsidR="00B62AC8" w:rsidRDefault="00B62AC8" w:rsidP="4D62E501">
      <w:pPr>
        <w:pStyle w:val="Caption"/>
        <w:keepNext/>
        <w:ind w:firstLine="0"/>
        <w:rPr>
          <w:b/>
          <w:bCs/>
        </w:rPr>
      </w:pPr>
      <w:r w:rsidRPr="4D62E501">
        <w:rPr>
          <w:b/>
          <w:bCs/>
        </w:rPr>
        <w:t xml:space="preserve">Table </w:t>
      </w:r>
      <w:r>
        <w:fldChar w:fldCharType="begin"/>
      </w:r>
      <w:r>
        <w:instrText>SEQ Table \* ARABIC</w:instrText>
      </w:r>
      <w:r>
        <w:fldChar w:fldCharType="separate"/>
      </w:r>
      <w:r w:rsidR="40C6F10A" w:rsidRPr="4D62E501">
        <w:rPr>
          <w:noProof/>
        </w:rPr>
        <w:t>4</w:t>
      </w:r>
      <w:r>
        <w:fldChar w:fldCharType="end"/>
      </w:r>
      <w:r w:rsidR="40C6F10A" w:rsidRPr="4D62E501">
        <w:rPr>
          <w:b/>
          <w:bCs/>
        </w:rPr>
        <w:t>-1</w:t>
      </w:r>
      <w:r w:rsidRPr="4D62E501">
        <w:rPr>
          <w:b/>
          <w:bCs/>
        </w:rPr>
        <w:t xml:space="preserve">:  Subsystem </w:t>
      </w:r>
      <w:r w:rsidR="2FC3E98D" w:rsidRPr="4D62E501">
        <w:rPr>
          <w:b/>
          <w:bCs/>
        </w:rPr>
        <w:t xml:space="preserve">Functional and </w:t>
      </w:r>
      <w:r w:rsidRPr="4D62E501">
        <w:rPr>
          <w:b/>
          <w:bCs/>
        </w:rPr>
        <w:t>Performance Requirements for Controls Software</w:t>
      </w:r>
      <w:r w:rsidR="00B11D5F" w:rsidRPr="4D62E501">
        <w:rPr>
          <w:b/>
          <w:bCs/>
        </w:rPr>
        <w:t xml:space="preserve"> </w:t>
      </w:r>
      <w:ins w:id="75" w:author="Yin, Zhijian" w:date="2025-10-28T19:09:00Z">
        <w:r w:rsidR="07477863" w:rsidRPr="4D62E501">
          <w:rPr>
            <w:b/>
            <w:bCs/>
          </w:rPr>
          <w:t xml:space="preserve">: </w:t>
        </w:r>
      </w:ins>
      <w:r w:rsidR="00B11D5F" w:rsidRPr="4D62E501">
        <w:rPr>
          <w:b/>
          <w:bCs/>
        </w:rPr>
        <w:t>Development Enviro</w:t>
      </w:r>
      <w:r w:rsidR="195251E9" w:rsidRPr="4D62E501">
        <w:rPr>
          <w:b/>
          <w:bCs/>
        </w:rPr>
        <w:t>n</w:t>
      </w:r>
      <w:r w:rsidR="00B11D5F" w:rsidRPr="4D62E501">
        <w:rPr>
          <w:b/>
          <w:bCs/>
        </w:rPr>
        <w:t>ment</w:t>
      </w:r>
    </w:p>
    <w:p w14:paraId="64F39B14" w14:textId="77777777" w:rsidR="00B62AC8" w:rsidRDefault="00B62AC8" w:rsidP="00A531EC">
      <w:pPr>
        <w:rPr>
          <w:lang w:bidi="en-US"/>
        </w:rPr>
      </w:pPr>
    </w:p>
    <w:tbl>
      <w:tblPr>
        <w:tblStyle w:val="TableGrid"/>
        <w:tblW w:w="9467" w:type="dxa"/>
        <w:tblLayout w:type="fixed"/>
        <w:tblLook w:val="04A0" w:firstRow="1" w:lastRow="0" w:firstColumn="1" w:lastColumn="0" w:noHBand="0" w:noVBand="1"/>
      </w:tblPr>
      <w:tblGrid>
        <w:gridCol w:w="1755"/>
        <w:gridCol w:w="6050"/>
        <w:gridCol w:w="1662"/>
      </w:tblGrid>
      <w:tr w:rsidR="00B62AC8" w:rsidRPr="00B62AC8" w14:paraId="68A09E44"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5" w:type="dxa"/>
          </w:tcPr>
          <w:p w14:paraId="199698F0" w14:textId="5512B7A3" w:rsidR="00B62AC8" w:rsidRPr="00B62AC8" w:rsidRDefault="1ECCA319" w:rsidP="3B67F6C0">
            <w:pPr>
              <w:rPr>
                <w:lang w:bidi="en-US"/>
              </w:rPr>
            </w:pPr>
            <w:r w:rsidRPr="3B67F6C0">
              <w:rPr>
                <w:lang w:bidi="en-US"/>
              </w:rPr>
              <w:t>UniqueID</w:t>
            </w:r>
          </w:p>
        </w:tc>
        <w:tc>
          <w:tcPr>
            <w:tcW w:w="6050" w:type="dxa"/>
          </w:tcPr>
          <w:p w14:paraId="4175FC4A" w14:textId="5FDC97FE" w:rsidR="00B62AC8" w:rsidRPr="00B62AC8" w:rsidRDefault="00B62AC8" w:rsidP="3B67F6C0">
            <w:pPr>
              <w:rPr>
                <w:bCs/>
                <w:lang w:bidi="en-US"/>
              </w:rPr>
            </w:pPr>
            <w:r w:rsidRPr="3B67F6C0">
              <w:rPr>
                <w:bCs/>
                <w:lang w:bidi="en-US"/>
              </w:rPr>
              <w:t>Requirement</w:t>
            </w:r>
          </w:p>
        </w:tc>
        <w:tc>
          <w:tcPr>
            <w:tcW w:w="1662" w:type="dxa"/>
          </w:tcPr>
          <w:p w14:paraId="665C7933" w14:textId="77777777" w:rsidR="00B62AC8" w:rsidRPr="00B62AC8" w:rsidRDefault="00B62AC8" w:rsidP="00B62AC8">
            <w:pPr>
              <w:rPr>
                <w:bCs/>
                <w:lang w:bidi="en-US"/>
              </w:rPr>
            </w:pPr>
            <w:r w:rsidRPr="00B62AC8">
              <w:rPr>
                <w:bCs/>
                <w:lang w:bidi="en-US"/>
              </w:rPr>
              <w:t>Verification Method</w:t>
            </w:r>
          </w:p>
        </w:tc>
      </w:tr>
      <w:tr w:rsidR="00B62AC8" w:rsidRPr="00B62AC8" w14:paraId="7FA5A010" w14:textId="77777777" w:rsidTr="7E2ED256">
        <w:trPr>
          <w:trHeight w:val="300"/>
        </w:trPr>
        <w:tc>
          <w:tcPr>
            <w:tcW w:w="1755" w:type="dxa"/>
          </w:tcPr>
          <w:p w14:paraId="74E479AE" w14:textId="77777777" w:rsidR="00B62AC8" w:rsidRPr="00B62AC8" w:rsidRDefault="00B62AC8" w:rsidP="00B62AC8">
            <w:pPr>
              <w:rPr>
                <w:lang w:bidi="en-US"/>
              </w:rPr>
            </w:pPr>
            <w:r w:rsidRPr="00B62AC8">
              <w:rPr>
                <w:lang w:bidi="en-US"/>
              </w:rPr>
              <w:t>F-EIC-CTRL-SW-DEV.1</w:t>
            </w:r>
          </w:p>
        </w:tc>
        <w:tc>
          <w:tcPr>
            <w:tcW w:w="6050" w:type="dxa"/>
          </w:tcPr>
          <w:p w14:paraId="7C1D0663" w14:textId="41B502A3" w:rsidR="00B62AC8" w:rsidRPr="00B62AC8" w:rsidRDefault="00B62AC8" w:rsidP="00B62AC8">
            <w:pPr>
              <w:rPr>
                <w:lang w:bidi="en-US"/>
              </w:rPr>
            </w:pPr>
            <w:r w:rsidRPr="3B67F6C0">
              <w:rPr>
                <w:lang w:bidi="en-US"/>
              </w:rPr>
              <w:t xml:space="preserve">The development environment shall support version control, issue tracking, </w:t>
            </w:r>
            <w:r w:rsidR="64649DDA" w:rsidRPr="3B67F6C0">
              <w:rPr>
                <w:lang w:bidi="en-US"/>
              </w:rPr>
              <w:t>traceability</w:t>
            </w:r>
            <w:r w:rsidRPr="3B67F6C0">
              <w:rPr>
                <w:lang w:bidi="en-US"/>
              </w:rPr>
              <w:t>, and collaborative workflows</w:t>
            </w:r>
          </w:p>
        </w:tc>
        <w:tc>
          <w:tcPr>
            <w:tcW w:w="1662" w:type="dxa"/>
          </w:tcPr>
          <w:p w14:paraId="008AFFAD" w14:textId="77777777" w:rsidR="00B62AC8" w:rsidRPr="00B62AC8" w:rsidRDefault="00B62AC8" w:rsidP="00B62AC8">
            <w:pPr>
              <w:rPr>
                <w:lang w:bidi="en-US"/>
              </w:rPr>
            </w:pPr>
            <w:r w:rsidRPr="00B62AC8">
              <w:rPr>
                <w:lang w:bidi="en-US"/>
              </w:rPr>
              <w:t>Inspection</w:t>
            </w:r>
          </w:p>
        </w:tc>
      </w:tr>
      <w:tr w:rsidR="00B62AC8" w:rsidRPr="00B62AC8" w14:paraId="2796E1BB" w14:textId="77777777" w:rsidTr="7E2ED256">
        <w:trPr>
          <w:trHeight w:val="300"/>
        </w:trPr>
        <w:tc>
          <w:tcPr>
            <w:tcW w:w="1755" w:type="dxa"/>
          </w:tcPr>
          <w:p w14:paraId="0FFA91B5" w14:textId="77777777" w:rsidR="00B62AC8" w:rsidRPr="00B62AC8" w:rsidRDefault="00B62AC8" w:rsidP="00B62AC8">
            <w:pPr>
              <w:rPr>
                <w:lang w:bidi="en-US"/>
              </w:rPr>
            </w:pPr>
            <w:r w:rsidRPr="00B62AC8">
              <w:rPr>
                <w:lang w:bidi="en-US"/>
              </w:rPr>
              <w:t>F-EIC-CTRL-SW-DEV.2</w:t>
            </w:r>
          </w:p>
        </w:tc>
        <w:tc>
          <w:tcPr>
            <w:tcW w:w="6050" w:type="dxa"/>
          </w:tcPr>
          <w:p w14:paraId="1AB48507" w14:textId="3D97EA96" w:rsidR="00B62AC8" w:rsidRPr="00B62AC8" w:rsidRDefault="00B62AC8" w:rsidP="00B62AC8">
            <w:pPr>
              <w:rPr>
                <w:lang w:bidi="en-US"/>
              </w:rPr>
            </w:pPr>
            <w:r>
              <w:rPr>
                <w:lang w:bidi="en-US"/>
              </w:rPr>
              <w:t>The development environment shall support multiple programming languages and web service development</w:t>
            </w:r>
          </w:p>
        </w:tc>
        <w:tc>
          <w:tcPr>
            <w:tcW w:w="1662" w:type="dxa"/>
          </w:tcPr>
          <w:p w14:paraId="1A6020D5" w14:textId="77777777" w:rsidR="00B62AC8" w:rsidRPr="00B62AC8" w:rsidRDefault="00B62AC8" w:rsidP="00B62AC8">
            <w:pPr>
              <w:rPr>
                <w:lang w:bidi="en-US"/>
              </w:rPr>
            </w:pPr>
            <w:r w:rsidRPr="00B62AC8">
              <w:rPr>
                <w:lang w:bidi="en-US"/>
              </w:rPr>
              <w:t>Inspection</w:t>
            </w:r>
          </w:p>
        </w:tc>
      </w:tr>
      <w:tr w:rsidR="00B62AC8" w:rsidRPr="00B62AC8" w14:paraId="567DA497" w14:textId="77777777" w:rsidTr="7E2ED256">
        <w:trPr>
          <w:trHeight w:val="300"/>
        </w:trPr>
        <w:tc>
          <w:tcPr>
            <w:tcW w:w="1755" w:type="dxa"/>
          </w:tcPr>
          <w:p w14:paraId="625E937B" w14:textId="77777777" w:rsidR="00B62AC8" w:rsidRPr="00B62AC8" w:rsidRDefault="00B62AC8" w:rsidP="00B62AC8">
            <w:pPr>
              <w:rPr>
                <w:lang w:bidi="en-US"/>
              </w:rPr>
            </w:pPr>
            <w:r w:rsidRPr="00B62AC8">
              <w:rPr>
                <w:lang w:bidi="en-US"/>
              </w:rPr>
              <w:t>F-EIC-CTRL-SW-DEV.3</w:t>
            </w:r>
          </w:p>
        </w:tc>
        <w:tc>
          <w:tcPr>
            <w:tcW w:w="6050" w:type="dxa"/>
          </w:tcPr>
          <w:p w14:paraId="614CB9A3" w14:textId="4FD747E5" w:rsidR="00B62AC8" w:rsidRPr="00B62AC8" w:rsidRDefault="00B62AC8" w:rsidP="00B62AC8">
            <w:pPr>
              <w:rPr>
                <w:lang w:bidi="en-US"/>
              </w:rPr>
            </w:pPr>
            <w:r>
              <w:rPr>
                <w:lang w:bidi="en-US"/>
              </w:rPr>
              <w:t>The system shall support extensible build and packaging mechanisms to support reproducibility and fallback strategies</w:t>
            </w:r>
          </w:p>
        </w:tc>
        <w:tc>
          <w:tcPr>
            <w:tcW w:w="1662" w:type="dxa"/>
          </w:tcPr>
          <w:p w14:paraId="577A87E4" w14:textId="77777777" w:rsidR="00B62AC8" w:rsidRPr="00B62AC8" w:rsidRDefault="00B62AC8" w:rsidP="00B62AC8">
            <w:pPr>
              <w:rPr>
                <w:lang w:bidi="en-US"/>
              </w:rPr>
            </w:pPr>
            <w:r w:rsidRPr="00B62AC8">
              <w:rPr>
                <w:lang w:bidi="en-US"/>
              </w:rPr>
              <w:t>Inspection</w:t>
            </w:r>
          </w:p>
        </w:tc>
      </w:tr>
      <w:tr w:rsidR="00B62AC8" w:rsidRPr="00B62AC8" w14:paraId="6BF16667" w14:textId="77777777" w:rsidTr="7E2ED256">
        <w:trPr>
          <w:trHeight w:val="300"/>
        </w:trPr>
        <w:tc>
          <w:tcPr>
            <w:tcW w:w="1755" w:type="dxa"/>
          </w:tcPr>
          <w:p w14:paraId="2D2017EA" w14:textId="77777777" w:rsidR="00B62AC8" w:rsidRPr="00B62AC8" w:rsidRDefault="00B62AC8" w:rsidP="00B62AC8">
            <w:pPr>
              <w:rPr>
                <w:lang w:bidi="en-US"/>
              </w:rPr>
            </w:pPr>
            <w:r w:rsidRPr="00B62AC8">
              <w:rPr>
                <w:lang w:bidi="en-US"/>
              </w:rPr>
              <w:t>F-EIC-CTRL-SW-DEV.4</w:t>
            </w:r>
          </w:p>
        </w:tc>
        <w:tc>
          <w:tcPr>
            <w:tcW w:w="6050" w:type="dxa"/>
          </w:tcPr>
          <w:p w14:paraId="4342246E" w14:textId="14B69A90" w:rsidR="00B62AC8" w:rsidRPr="00B62AC8" w:rsidRDefault="00B62AC8" w:rsidP="00B62AC8">
            <w:pPr>
              <w:rPr>
                <w:lang w:bidi="en-US"/>
              </w:rPr>
            </w:pPr>
            <w:r>
              <w:rPr>
                <w:lang w:bidi="en-US"/>
              </w:rPr>
              <w:t>Continuous integration (CI) pipelines should be used to perform automated testing where applicable</w:t>
            </w:r>
          </w:p>
        </w:tc>
        <w:tc>
          <w:tcPr>
            <w:tcW w:w="1662" w:type="dxa"/>
          </w:tcPr>
          <w:p w14:paraId="5B7C612F" w14:textId="77777777" w:rsidR="00B62AC8" w:rsidRPr="00B62AC8" w:rsidRDefault="00B62AC8" w:rsidP="00B62AC8">
            <w:pPr>
              <w:rPr>
                <w:lang w:bidi="en-US"/>
              </w:rPr>
            </w:pPr>
            <w:r w:rsidRPr="00B62AC8">
              <w:rPr>
                <w:lang w:bidi="en-US"/>
              </w:rPr>
              <w:t>Inspection</w:t>
            </w:r>
          </w:p>
        </w:tc>
      </w:tr>
      <w:tr w:rsidR="00B62AC8" w:rsidRPr="00B62AC8" w14:paraId="468CC045" w14:textId="77777777" w:rsidTr="7E2ED256">
        <w:trPr>
          <w:trHeight w:val="300"/>
        </w:trPr>
        <w:tc>
          <w:tcPr>
            <w:tcW w:w="1755" w:type="dxa"/>
          </w:tcPr>
          <w:p w14:paraId="26F26D4A" w14:textId="77777777" w:rsidR="00B62AC8" w:rsidRPr="00B62AC8" w:rsidRDefault="00B62AC8" w:rsidP="00B62AC8">
            <w:pPr>
              <w:rPr>
                <w:lang w:bidi="en-US"/>
              </w:rPr>
            </w:pPr>
            <w:r w:rsidRPr="00B62AC8">
              <w:rPr>
                <w:lang w:bidi="en-US"/>
              </w:rPr>
              <w:lastRenderedPageBreak/>
              <w:t>F-EIC-CTRL-SW-DEV.5</w:t>
            </w:r>
          </w:p>
        </w:tc>
        <w:tc>
          <w:tcPr>
            <w:tcW w:w="6050" w:type="dxa"/>
          </w:tcPr>
          <w:p w14:paraId="3D576AB4" w14:textId="081CB655" w:rsidR="00B62AC8" w:rsidRPr="00B62AC8" w:rsidRDefault="00B62AC8" w:rsidP="00B62AC8">
            <w:pPr>
              <w:rPr>
                <w:lang w:bidi="en-US"/>
              </w:rPr>
            </w:pPr>
            <w:r>
              <w:rPr>
                <w:lang w:bidi="en-US"/>
              </w:rPr>
              <w:t>Releases should be versioned and documented with associated changelogs</w:t>
            </w:r>
          </w:p>
        </w:tc>
        <w:tc>
          <w:tcPr>
            <w:tcW w:w="1662" w:type="dxa"/>
          </w:tcPr>
          <w:p w14:paraId="5DA5456B" w14:textId="77777777" w:rsidR="00B62AC8" w:rsidRPr="00B62AC8" w:rsidRDefault="00B62AC8" w:rsidP="00B62AC8">
            <w:pPr>
              <w:rPr>
                <w:lang w:bidi="en-US"/>
              </w:rPr>
            </w:pPr>
            <w:r w:rsidRPr="00B62AC8">
              <w:rPr>
                <w:lang w:bidi="en-US"/>
              </w:rPr>
              <w:t>Inspection</w:t>
            </w:r>
          </w:p>
        </w:tc>
      </w:tr>
    </w:tbl>
    <w:p w14:paraId="4EF8C6CE" w14:textId="77777777" w:rsidR="00B62AC8" w:rsidRDefault="00B62AC8" w:rsidP="00A531EC">
      <w:pPr>
        <w:rPr>
          <w:lang w:bidi="en-US"/>
        </w:rPr>
      </w:pPr>
    </w:p>
    <w:p w14:paraId="12CD3A6E" w14:textId="6013BDE8" w:rsidR="1BA0D331" w:rsidRDefault="1BA0D331" w:rsidP="1BA0D331">
      <w:pPr>
        <w:rPr>
          <w:lang w:bidi="en-US"/>
        </w:rPr>
      </w:pPr>
    </w:p>
    <w:p w14:paraId="7FA75D3B" w14:textId="05AFE14B" w:rsidR="00B62AC8" w:rsidRDefault="00B62AC8" w:rsidP="2B2B16D4">
      <w:pPr>
        <w:pStyle w:val="Caption"/>
        <w:keepNext/>
        <w:jc w:val="left"/>
        <w:rPr>
          <w:b/>
          <w:bCs/>
        </w:rPr>
      </w:pPr>
      <w:r w:rsidRPr="4D62E501">
        <w:rPr>
          <w:b/>
          <w:bCs/>
        </w:rPr>
        <w:t xml:space="preserve">Table </w:t>
      </w:r>
      <w:r>
        <w:fldChar w:fldCharType="begin"/>
      </w:r>
      <w:r>
        <w:instrText>SEQ Table \* ARABIC</w:instrText>
      </w:r>
      <w:r>
        <w:fldChar w:fldCharType="separate"/>
      </w:r>
      <w:r w:rsidRPr="4D62E501">
        <w:rPr>
          <w:noProof/>
        </w:rPr>
        <w:t>4</w:t>
      </w:r>
      <w:r>
        <w:fldChar w:fldCharType="end"/>
      </w:r>
      <w:r w:rsidR="0F256D2A" w:rsidRPr="4D62E501">
        <w:rPr>
          <w:b/>
          <w:bCs/>
        </w:rPr>
        <w:t>-2</w:t>
      </w:r>
      <w:r w:rsidRPr="4D62E501">
        <w:rPr>
          <w:b/>
          <w:bCs/>
        </w:rPr>
        <w:t xml:space="preserve">:  Subsystem </w:t>
      </w:r>
      <w:r w:rsidR="706D6C5E" w:rsidRPr="4D62E501">
        <w:rPr>
          <w:b/>
          <w:bCs/>
        </w:rPr>
        <w:t xml:space="preserve">Functional and </w:t>
      </w:r>
      <w:r w:rsidRPr="4D62E501">
        <w:rPr>
          <w:b/>
          <w:bCs/>
        </w:rPr>
        <w:t>Performance Requirements for Controls Software</w:t>
      </w:r>
      <w:ins w:id="76" w:author="Yin, Zhijian" w:date="2025-10-28T19:08:00Z">
        <w:r w:rsidR="3584A942" w:rsidRPr="4D62E501">
          <w:rPr>
            <w:b/>
            <w:bCs/>
          </w:rPr>
          <w:t>:</w:t>
        </w:r>
      </w:ins>
      <w:r w:rsidR="00B11D5F" w:rsidRPr="4D62E501">
        <w:rPr>
          <w:b/>
          <w:bCs/>
        </w:rPr>
        <w:t xml:space="preserve"> High Level Applications</w:t>
      </w:r>
    </w:p>
    <w:p w14:paraId="5C3D24DB" w14:textId="77777777" w:rsidR="00B62AC8" w:rsidRDefault="00B62AC8" w:rsidP="00A531EC">
      <w:pPr>
        <w:rPr>
          <w:lang w:bidi="en-US"/>
        </w:rPr>
      </w:pPr>
    </w:p>
    <w:tbl>
      <w:tblPr>
        <w:tblStyle w:val="TableGrid"/>
        <w:tblW w:w="9465" w:type="dxa"/>
        <w:tblLayout w:type="fixed"/>
        <w:tblLook w:val="04A0" w:firstRow="1" w:lastRow="0" w:firstColumn="1" w:lastColumn="0" w:noHBand="0" w:noVBand="1"/>
      </w:tblPr>
      <w:tblGrid>
        <w:gridCol w:w="1784"/>
        <w:gridCol w:w="6009"/>
        <w:gridCol w:w="1672"/>
      </w:tblGrid>
      <w:tr w:rsidR="00B62AC8" w:rsidRPr="00B62AC8" w14:paraId="76E6E468"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84" w:type="dxa"/>
          </w:tcPr>
          <w:p w14:paraId="70E07597" w14:textId="56EBAEFE" w:rsidR="00B62AC8" w:rsidRPr="00B62AC8" w:rsidRDefault="2E22DBE5" w:rsidP="3B67F6C0">
            <w:r w:rsidRPr="3B67F6C0">
              <w:rPr>
                <w:lang w:bidi="en-US"/>
              </w:rPr>
              <w:t>UniqueID</w:t>
            </w:r>
          </w:p>
        </w:tc>
        <w:tc>
          <w:tcPr>
            <w:tcW w:w="6009" w:type="dxa"/>
          </w:tcPr>
          <w:p w14:paraId="6E0C20DB" w14:textId="2754F4EB" w:rsidR="00B62AC8" w:rsidRPr="00B62AC8" w:rsidRDefault="00B62AC8" w:rsidP="3B67F6C0">
            <w:pPr>
              <w:rPr>
                <w:bCs/>
                <w:lang w:bidi="en-US"/>
              </w:rPr>
            </w:pPr>
            <w:r w:rsidRPr="3B67F6C0">
              <w:rPr>
                <w:bCs/>
                <w:lang w:bidi="en-US"/>
              </w:rPr>
              <w:t>Requirement</w:t>
            </w:r>
          </w:p>
        </w:tc>
        <w:tc>
          <w:tcPr>
            <w:tcW w:w="1672" w:type="dxa"/>
          </w:tcPr>
          <w:p w14:paraId="62556D43" w14:textId="77777777" w:rsidR="00B62AC8" w:rsidRPr="00B62AC8" w:rsidRDefault="00B62AC8" w:rsidP="00B62AC8">
            <w:pPr>
              <w:rPr>
                <w:bCs/>
                <w:lang w:bidi="en-US"/>
              </w:rPr>
            </w:pPr>
            <w:r w:rsidRPr="00B62AC8">
              <w:rPr>
                <w:bCs/>
                <w:lang w:bidi="en-US"/>
              </w:rPr>
              <w:t>Verification Method</w:t>
            </w:r>
          </w:p>
        </w:tc>
      </w:tr>
      <w:tr w:rsidR="00B62AC8" w:rsidRPr="00B62AC8" w14:paraId="3D7A166C" w14:textId="77777777" w:rsidTr="7E2ED256">
        <w:trPr>
          <w:trHeight w:val="300"/>
        </w:trPr>
        <w:tc>
          <w:tcPr>
            <w:tcW w:w="1784" w:type="dxa"/>
          </w:tcPr>
          <w:p w14:paraId="12D56A24" w14:textId="77777777" w:rsidR="00B62AC8" w:rsidRPr="00B62AC8" w:rsidRDefault="00B62AC8" w:rsidP="00B62AC8">
            <w:pPr>
              <w:rPr>
                <w:lang w:bidi="en-US"/>
              </w:rPr>
            </w:pPr>
            <w:r w:rsidRPr="00B62AC8">
              <w:rPr>
                <w:lang w:bidi="en-US"/>
              </w:rPr>
              <w:t>F-EIC-CTRL-SW-HLA.1</w:t>
            </w:r>
          </w:p>
        </w:tc>
        <w:tc>
          <w:tcPr>
            <w:tcW w:w="6009" w:type="dxa"/>
          </w:tcPr>
          <w:p w14:paraId="205590F7" w14:textId="43788F55" w:rsidR="00B62AC8" w:rsidRPr="00B62AC8" w:rsidRDefault="00B62AC8" w:rsidP="00B62AC8">
            <w:pPr>
              <w:rPr>
                <w:lang w:bidi="en-US"/>
              </w:rPr>
            </w:pPr>
            <w:r>
              <w:rPr>
                <w:lang w:bidi="en-US"/>
              </w:rPr>
              <w:t>Beam physics support APIs shall be available to interface through custom applications</w:t>
            </w:r>
          </w:p>
        </w:tc>
        <w:tc>
          <w:tcPr>
            <w:tcW w:w="1672" w:type="dxa"/>
          </w:tcPr>
          <w:p w14:paraId="0DA71BD1" w14:textId="77777777" w:rsidR="00B62AC8" w:rsidRPr="00B62AC8" w:rsidRDefault="00B62AC8" w:rsidP="00B62AC8">
            <w:pPr>
              <w:rPr>
                <w:lang w:bidi="en-US"/>
              </w:rPr>
            </w:pPr>
            <w:r w:rsidRPr="00B62AC8">
              <w:rPr>
                <w:lang w:bidi="en-US"/>
              </w:rPr>
              <w:t>Inspection</w:t>
            </w:r>
          </w:p>
        </w:tc>
      </w:tr>
      <w:tr w:rsidR="00B62AC8" w:rsidRPr="00B62AC8" w14:paraId="3D33E19B" w14:textId="77777777" w:rsidTr="7E2ED256">
        <w:trPr>
          <w:trHeight w:val="300"/>
        </w:trPr>
        <w:tc>
          <w:tcPr>
            <w:tcW w:w="1784" w:type="dxa"/>
          </w:tcPr>
          <w:p w14:paraId="0FBAEF66" w14:textId="77777777" w:rsidR="00B62AC8" w:rsidRPr="00B62AC8" w:rsidRDefault="00B62AC8" w:rsidP="00B62AC8">
            <w:pPr>
              <w:rPr>
                <w:lang w:bidi="en-US"/>
              </w:rPr>
            </w:pPr>
            <w:r w:rsidRPr="00B62AC8">
              <w:rPr>
                <w:lang w:bidi="en-US"/>
              </w:rPr>
              <w:t>F-EIC-CTRL-SW-HLA.2</w:t>
            </w:r>
          </w:p>
        </w:tc>
        <w:tc>
          <w:tcPr>
            <w:tcW w:w="6009" w:type="dxa"/>
          </w:tcPr>
          <w:p w14:paraId="117EDE72" w14:textId="6CF8C935" w:rsidR="00B62AC8" w:rsidRPr="00B62AC8" w:rsidRDefault="00B62AC8" w:rsidP="00B62AC8">
            <w:pPr>
              <w:rPr>
                <w:lang w:bidi="en-US"/>
              </w:rPr>
            </w:pPr>
            <w:r>
              <w:rPr>
                <w:lang w:bidi="en-US"/>
              </w:rPr>
              <w:t>Controls shall provide software tools for packaging standard beam physics applications in a consistent manner</w:t>
            </w:r>
          </w:p>
        </w:tc>
        <w:tc>
          <w:tcPr>
            <w:tcW w:w="1672" w:type="dxa"/>
          </w:tcPr>
          <w:p w14:paraId="4B286C58" w14:textId="77777777" w:rsidR="00B62AC8" w:rsidRPr="00B62AC8" w:rsidRDefault="00B62AC8" w:rsidP="00B62AC8">
            <w:pPr>
              <w:rPr>
                <w:lang w:bidi="en-US"/>
              </w:rPr>
            </w:pPr>
            <w:r w:rsidRPr="00B62AC8">
              <w:rPr>
                <w:lang w:bidi="en-US"/>
              </w:rPr>
              <w:t>Inspection</w:t>
            </w:r>
          </w:p>
        </w:tc>
      </w:tr>
      <w:tr w:rsidR="00B62AC8" w:rsidRPr="00B62AC8" w14:paraId="7C64AAB8" w14:textId="77777777" w:rsidTr="7E2ED256">
        <w:trPr>
          <w:trHeight w:val="300"/>
        </w:trPr>
        <w:tc>
          <w:tcPr>
            <w:tcW w:w="1784" w:type="dxa"/>
          </w:tcPr>
          <w:p w14:paraId="0A62DF2A" w14:textId="77777777" w:rsidR="00B62AC8" w:rsidRPr="00B62AC8" w:rsidRDefault="00B62AC8" w:rsidP="00B62AC8">
            <w:pPr>
              <w:rPr>
                <w:lang w:bidi="en-US"/>
              </w:rPr>
            </w:pPr>
            <w:r w:rsidRPr="00B62AC8">
              <w:rPr>
                <w:lang w:bidi="en-US"/>
              </w:rPr>
              <w:t>F-EIC-CTRL-SW-HLA.3</w:t>
            </w:r>
          </w:p>
        </w:tc>
        <w:tc>
          <w:tcPr>
            <w:tcW w:w="6009" w:type="dxa"/>
          </w:tcPr>
          <w:p w14:paraId="0E17F84C" w14:textId="40408EEC" w:rsidR="00B62AC8" w:rsidRPr="00B62AC8" w:rsidRDefault="00B62AC8" w:rsidP="00B62AC8">
            <w:pPr>
              <w:rPr>
                <w:lang w:bidi="en-US"/>
              </w:rPr>
            </w:pPr>
            <w:r>
              <w:rPr>
                <w:lang w:bidi="en-US"/>
              </w:rPr>
              <w:t>Controls shall provide an interface for communication via PV Access</w:t>
            </w:r>
          </w:p>
        </w:tc>
        <w:tc>
          <w:tcPr>
            <w:tcW w:w="1672" w:type="dxa"/>
          </w:tcPr>
          <w:p w14:paraId="489D2B43" w14:textId="77777777" w:rsidR="00B62AC8" w:rsidRPr="00B62AC8" w:rsidRDefault="00B62AC8" w:rsidP="00B62AC8">
            <w:pPr>
              <w:rPr>
                <w:lang w:bidi="en-US"/>
              </w:rPr>
            </w:pPr>
            <w:r w:rsidRPr="00B62AC8">
              <w:rPr>
                <w:lang w:bidi="en-US"/>
              </w:rPr>
              <w:t>Inspection</w:t>
            </w:r>
          </w:p>
        </w:tc>
      </w:tr>
      <w:tr w:rsidR="00B62AC8" w:rsidRPr="00B62AC8" w14:paraId="7089B155" w14:textId="77777777" w:rsidTr="7E2ED256">
        <w:trPr>
          <w:trHeight w:val="300"/>
        </w:trPr>
        <w:tc>
          <w:tcPr>
            <w:tcW w:w="1784" w:type="dxa"/>
          </w:tcPr>
          <w:p w14:paraId="3CF65CB0" w14:textId="77777777" w:rsidR="00B62AC8" w:rsidRPr="00B62AC8" w:rsidRDefault="00B62AC8" w:rsidP="00B62AC8">
            <w:pPr>
              <w:rPr>
                <w:lang w:bidi="en-US"/>
              </w:rPr>
            </w:pPr>
            <w:r w:rsidRPr="00B62AC8">
              <w:rPr>
                <w:lang w:bidi="en-US"/>
              </w:rPr>
              <w:t>F-EIC-CTRL-SW-HLA.4</w:t>
            </w:r>
          </w:p>
        </w:tc>
        <w:tc>
          <w:tcPr>
            <w:tcW w:w="6009" w:type="dxa"/>
          </w:tcPr>
          <w:p w14:paraId="524EB1EA" w14:textId="2EAD10BA" w:rsidR="00B62AC8" w:rsidRPr="00B62AC8" w:rsidRDefault="00B62AC8" w:rsidP="00B62AC8">
            <w:pPr>
              <w:rPr>
                <w:lang w:bidi="en-US"/>
              </w:rPr>
            </w:pPr>
            <w:commentRangeStart w:id="77"/>
            <w:commentRangeStart w:id="78"/>
            <w:r w:rsidRPr="759AB971">
              <w:rPr>
                <w:lang w:bidi="en-US"/>
              </w:rPr>
              <w:t>Controls shall provide interfaces to physics modeling tools</w:t>
            </w:r>
            <w:commentRangeEnd w:id="77"/>
            <w:r w:rsidRPr="00B62AC8">
              <w:rPr>
                <w:rStyle w:val="CommentReference"/>
                <w:sz w:val="24"/>
                <w:szCs w:val="22"/>
                <w:lang w:bidi="en-US"/>
              </w:rPr>
              <w:commentReference w:id="77"/>
            </w:r>
            <w:commentRangeEnd w:id="78"/>
            <w:r w:rsidRPr="00B62AC8">
              <w:rPr>
                <w:rStyle w:val="CommentReference"/>
                <w:sz w:val="24"/>
                <w:szCs w:val="22"/>
                <w:lang w:bidi="en-US"/>
              </w:rPr>
              <w:commentReference w:id="78"/>
            </w:r>
          </w:p>
        </w:tc>
        <w:tc>
          <w:tcPr>
            <w:tcW w:w="1672" w:type="dxa"/>
          </w:tcPr>
          <w:p w14:paraId="300C4004" w14:textId="77777777" w:rsidR="00B62AC8" w:rsidRPr="00B62AC8" w:rsidRDefault="00B62AC8" w:rsidP="00B62AC8">
            <w:pPr>
              <w:rPr>
                <w:lang w:bidi="en-US"/>
              </w:rPr>
            </w:pPr>
            <w:r w:rsidRPr="00B62AC8">
              <w:rPr>
                <w:lang w:bidi="en-US"/>
              </w:rPr>
              <w:t>Inspection</w:t>
            </w:r>
          </w:p>
        </w:tc>
      </w:tr>
    </w:tbl>
    <w:p w14:paraId="24D104C4" w14:textId="77777777" w:rsidR="00B62AC8" w:rsidRDefault="00B62AC8" w:rsidP="00A531EC">
      <w:pPr>
        <w:rPr>
          <w:lang w:bidi="en-US"/>
        </w:rPr>
      </w:pPr>
    </w:p>
    <w:p w14:paraId="14176764" w14:textId="23952C19" w:rsidR="00B62AC8" w:rsidRDefault="00B62AC8" w:rsidP="2B2B16D4">
      <w:pPr>
        <w:pStyle w:val="Caption"/>
        <w:keepNext/>
        <w:jc w:val="both"/>
        <w:rPr>
          <w:b/>
          <w:bCs/>
        </w:rPr>
      </w:pPr>
      <w:r w:rsidRPr="4D62E501">
        <w:rPr>
          <w:b/>
          <w:bCs/>
        </w:rPr>
        <w:t xml:space="preserve">Table </w:t>
      </w:r>
      <w:r>
        <w:fldChar w:fldCharType="begin"/>
      </w:r>
      <w:r>
        <w:instrText>SEQ Table \* ARABIC</w:instrText>
      </w:r>
      <w:r>
        <w:fldChar w:fldCharType="separate"/>
      </w:r>
      <w:r w:rsidR="6ADFAE2C" w:rsidRPr="4D62E501">
        <w:rPr>
          <w:noProof/>
        </w:rPr>
        <w:t>4</w:t>
      </w:r>
      <w:r>
        <w:fldChar w:fldCharType="end"/>
      </w:r>
      <w:r w:rsidR="6ADFAE2C" w:rsidRPr="4D62E501">
        <w:rPr>
          <w:b/>
          <w:bCs/>
        </w:rPr>
        <w:t>-3</w:t>
      </w:r>
      <w:r w:rsidRPr="4D62E501">
        <w:rPr>
          <w:b/>
          <w:bCs/>
        </w:rPr>
        <w:t xml:space="preserve">:  Subsystem </w:t>
      </w:r>
      <w:r w:rsidR="3BB8A5D9" w:rsidRPr="4D62E501">
        <w:rPr>
          <w:b/>
          <w:bCs/>
        </w:rPr>
        <w:t xml:space="preserve">Functional and </w:t>
      </w:r>
      <w:r w:rsidRPr="4D62E501">
        <w:rPr>
          <w:b/>
          <w:bCs/>
        </w:rPr>
        <w:t>Performance Requirements for Controls Software</w:t>
      </w:r>
      <w:ins w:id="79" w:author="Yin, Zhijian" w:date="2025-10-28T19:08:00Z">
        <w:r w:rsidR="14DD78CD" w:rsidRPr="4D62E501">
          <w:rPr>
            <w:b/>
            <w:bCs/>
          </w:rPr>
          <w:t>:</w:t>
        </w:r>
      </w:ins>
      <w:r w:rsidR="00B11D5F" w:rsidRPr="4D62E501">
        <w:rPr>
          <w:b/>
          <w:bCs/>
        </w:rPr>
        <w:t xml:space="preserve"> Operator Interface</w:t>
      </w:r>
    </w:p>
    <w:p w14:paraId="5CDE8EFE"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61"/>
        <w:gridCol w:w="5993"/>
        <w:gridCol w:w="1719"/>
      </w:tblGrid>
      <w:tr w:rsidR="00B62AC8" w:rsidRPr="00B62AC8" w14:paraId="5BB1FBA7"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61" w:type="dxa"/>
          </w:tcPr>
          <w:p w14:paraId="5A46AB4B" w14:textId="55166EEE" w:rsidR="00B62AC8" w:rsidRPr="00B62AC8" w:rsidRDefault="765DD6A9" w:rsidP="3B67F6C0">
            <w:pPr>
              <w:rPr>
                <w:lang w:bidi="en-US"/>
              </w:rPr>
            </w:pPr>
            <w:r w:rsidRPr="3B67F6C0">
              <w:rPr>
                <w:lang w:bidi="en-US"/>
              </w:rPr>
              <w:t>UniqueID</w:t>
            </w:r>
          </w:p>
        </w:tc>
        <w:tc>
          <w:tcPr>
            <w:tcW w:w="5993" w:type="dxa"/>
          </w:tcPr>
          <w:p w14:paraId="642636AF" w14:textId="2ADCFEF8" w:rsidR="00B62AC8" w:rsidRPr="00B62AC8" w:rsidRDefault="00B62AC8" w:rsidP="3B67F6C0">
            <w:pPr>
              <w:rPr>
                <w:bCs/>
                <w:lang w:bidi="en-US"/>
              </w:rPr>
            </w:pPr>
            <w:r w:rsidRPr="3B67F6C0">
              <w:rPr>
                <w:bCs/>
                <w:lang w:bidi="en-US"/>
              </w:rPr>
              <w:t>Requirement</w:t>
            </w:r>
          </w:p>
        </w:tc>
        <w:tc>
          <w:tcPr>
            <w:tcW w:w="1719" w:type="dxa"/>
          </w:tcPr>
          <w:p w14:paraId="290CBAA2" w14:textId="77777777" w:rsidR="00B62AC8" w:rsidRPr="00B62AC8" w:rsidRDefault="00B62AC8" w:rsidP="00B62AC8">
            <w:pPr>
              <w:rPr>
                <w:bCs/>
                <w:lang w:bidi="en-US"/>
              </w:rPr>
            </w:pPr>
            <w:r w:rsidRPr="00B62AC8">
              <w:rPr>
                <w:bCs/>
                <w:lang w:bidi="en-US"/>
              </w:rPr>
              <w:t>Verification Method</w:t>
            </w:r>
          </w:p>
        </w:tc>
      </w:tr>
      <w:tr w:rsidR="00B62AC8" w:rsidRPr="00B62AC8" w14:paraId="624286A4" w14:textId="77777777" w:rsidTr="7E2ED256">
        <w:trPr>
          <w:trHeight w:val="300"/>
        </w:trPr>
        <w:tc>
          <w:tcPr>
            <w:tcW w:w="1761" w:type="dxa"/>
          </w:tcPr>
          <w:p w14:paraId="56100B9C" w14:textId="77777777" w:rsidR="00B62AC8" w:rsidRPr="00B62AC8" w:rsidRDefault="00B62AC8" w:rsidP="00B62AC8">
            <w:pPr>
              <w:rPr>
                <w:lang w:bidi="en-US"/>
              </w:rPr>
            </w:pPr>
            <w:r w:rsidRPr="00B62AC8">
              <w:rPr>
                <w:lang w:bidi="en-US"/>
              </w:rPr>
              <w:t>F-EIC-CTRL-SW-OPI.1</w:t>
            </w:r>
          </w:p>
        </w:tc>
        <w:tc>
          <w:tcPr>
            <w:tcW w:w="5993" w:type="dxa"/>
          </w:tcPr>
          <w:p w14:paraId="409A46A0" w14:textId="35E914C3" w:rsidR="00B62AC8" w:rsidRPr="00B62AC8" w:rsidRDefault="00B62AC8" w:rsidP="00B62AC8">
            <w:pPr>
              <w:rPr>
                <w:lang w:bidi="en-US"/>
              </w:rPr>
            </w:pPr>
            <w:r>
              <w:rPr>
                <w:lang w:bidi="en-US"/>
              </w:rPr>
              <w:t>Synoptic displays shall support common, reusable controls widgets with data bindings to controls system variables.</w:t>
            </w:r>
          </w:p>
        </w:tc>
        <w:tc>
          <w:tcPr>
            <w:tcW w:w="1719" w:type="dxa"/>
          </w:tcPr>
          <w:p w14:paraId="799431A0" w14:textId="77777777" w:rsidR="00B62AC8" w:rsidRPr="00B62AC8" w:rsidRDefault="00B62AC8" w:rsidP="00B62AC8">
            <w:pPr>
              <w:rPr>
                <w:lang w:bidi="en-US"/>
              </w:rPr>
            </w:pPr>
            <w:r w:rsidRPr="00B62AC8">
              <w:rPr>
                <w:lang w:bidi="en-US"/>
              </w:rPr>
              <w:t>Inspection</w:t>
            </w:r>
          </w:p>
        </w:tc>
      </w:tr>
      <w:tr w:rsidR="00B62AC8" w:rsidRPr="00B62AC8" w14:paraId="329B8E6F" w14:textId="77777777" w:rsidTr="7E2ED256">
        <w:trPr>
          <w:trHeight w:val="300"/>
        </w:trPr>
        <w:tc>
          <w:tcPr>
            <w:tcW w:w="1761" w:type="dxa"/>
          </w:tcPr>
          <w:p w14:paraId="2D343139" w14:textId="77777777" w:rsidR="00B62AC8" w:rsidRPr="00B62AC8" w:rsidRDefault="00B62AC8" w:rsidP="00B62AC8">
            <w:pPr>
              <w:rPr>
                <w:lang w:bidi="en-US"/>
              </w:rPr>
            </w:pPr>
            <w:r w:rsidRPr="00B62AC8">
              <w:rPr>
                <w:lang w:bidi="en-US"/>
              </w:rPr>
              <w:t>F-EIC-CTRL-SW-OPI.2</w:t>
            </w:r>
          </w:p>
        </w:tc>
        <w:tc>
          <w:tcPr>
            <w:tcW w:w="5993" w:type="dxa"/>
          </w:tcPr>
          <w:p w14:paraId="465123E9" w14:textId="097EBE4E" w:rsidR="00B62AC8" w:rsidRPr="00B62AC8" w:rsidRDefault="00B62AC8" w:rsidP="00B62AC8">
            <w:pPr>
              <w:rPr>
                <w:lang w:bidi="en-US"/>
              </w:rPr>
            </w:pPr>
            <w:r>
              <w:rPr>
                <w:lang w:bidi="en-US"/>
              </w:rPr>
              <w:t>Synoptic displays shall support macros and parameterization with preview and test mode capability</w:t>
            </w:r>
          </w:p>
        </w:tc>
        <w:tc>
          <w:tcPr>
            <w:tcW w:w="1719" w:type="dxa"/>
          </w:tcPr>
          <w:p w14:paraId="31DB7112" w14:textId="77777777" w:rsidR="00B62AC8" w:rsidRPr="00B62AC8" w:rsidRDefault="00B62AC8" w:rsidP="00B62AC8">
            <w:pPr>
              <w:rPr>
                <w:lang w:bidi="en-US"/>
              </w:rPr>
            </w:pPr>
            <w:r w:rsidRPr="00B62AC8">
              <w:rPr>
                <w:lang w:bidi="en-US"/>
              </w:rPr>
              <w:t>Inspection</w:t>
            </w:r>
          </w:p>
        </w:tc>
      </w:tr>
      <w:tr w:rsidR="00B62AC8" w:rsidRPr="00B62AC8" w14:paraId="0489AE45" w14:textId="77777777" w:rsidTr="7E2ED256">
        <w:trPr>
          <w:trHeight w:val="300"/>
        </w:trPr>
        <w:tc>
          <w:tcPr>
            <w:tcW w:w="1761" w:type="dxa"/>
          </w:tcPr>
          <w:p w14:paraId="14B3F8D7" w14:textId="77777777" w:rsidR="00B62AC8" w:rsidRPr="00B62AC8" w:rsidRDefault="00B62AC8" w:rsidP="00B62AC8">
            <w:pPr>
              <w:rPr>
                <w:lang w:bidi="en-US"/>
              </w:rPr>
            </w:pPr>
            <w:r w:rsidRPr="00B62AC8">
              <w:rPr>
                <w:lang w:bidi="en-US"/>
              </w:rPr>
              <w:t>F-EIC-CTRL-SW-OPI.3</w:t>
            </w:r>
          </w:p>
        </w:tc>
        <w:tc>
          <w:tcPr>
            <w:tcW w:w="5993" w:type="dxa"/>
          </w:tcPr>
          <w:p w14:paraId="575E12A4" w14:textId="59247203" w:rsidR="00B62AC8" w:rsidRPr="00B62AC8" w:rsidRDefault="00B62AC8" w:rsidP="00B62AC8">
            <w:pPr>
              <w:rPr>
                <w:lang w:bidi="en-US"/>
              </w:rPr>
            </w:pPr>
            <w:r>
              <w:rPr>
                <w:lang w:bidi="en-US"/>
              </w:rPr>
              <w:t>Synoptic displays (OPI screens) shall be version controlled</w:t>
            </w:r>
          </w:p>
        </w:tc>
        <w:tc>
          <w:tcPr>
            <w:tcW w:w="1719" w:type="dxa"/>
          </w:tcPr>
          <w:p w14:paraId="4EFE02CE" w14:textId="77777777" w:rsidR="00B62AC8" w:rsidRPr="00B62AC8" w:rsidRDefault="00B62AC8" w:rsidP="00B62AC8">
            <w:pPr>
              <w:rPr>
                <w:lang w:bidi="en-US"/>
              </w:rPr>
            </w:pPr>
            <w:r w:rsidRPr="00B62AC8">
              <w:rPr>
                <w:lang w:bidi="en-US"/>
              </w:rPr>
              <w:t>Inspection</w:t>
            </w:r>
          </w:p>
        </w:tc>
      </w:tr>
      <w:tr w:rsidR="00B62AC8" w:rsidRPr="00B62AC8" w14:paraId="4FD02C05" w14:textId="77777777" w:rsidTr="7E2ED256">
        <w:trPr>
          <w:trHeight w:val="300"/>
        </w:trPr>
        <w:tc>
          <w:tcPr>
            <w:tcW w:w="1761" w:type="dxa"/>
          </w:tcPr>
          <w:p w14:paraId="30EF4784" w14:textId="77777777" w:rsidR="00B62AC8" w:rsidRPr="00B62AC8" w:rsidRDefault="00B62AC8" w:rsidP="00B62AC8">
            <w:pPr>
              <w:rPr>
                <w:lang w:bidi="en-US"/>
              </w:rPr>
            </w:pPr>
            <w:r w:rsidRPr="00B62AC8">
              <w:rPr>
                <w:lang w:bidi="en-US"/>
              </w:rPr>
              <w:t>F-EIC-CTRL-SW-OPI.4</w:t>
            </w:r>
          </w:p>
        </w:tc>
        <w:tc>
          <w:tcPr>
            <w:tcW w:w="5993" w:type="dxa"/>
          </w:tcPr>
          <w:p w14:paraId="66975122" w14:textId="5C9E93EC" w:rsidR="00B62AC8" w:rsidRPr="00B62AC8" w:rsidRDefault="00B62AC8" w:rsidP="00B62AC8">
            <w:pPr>
              <w:rPr>
                <w:lang w:bidi="en-US"/>
              </w:rPr>
            </w:pPr>
            <w:r>
              <w:rPr>
                <w:lang w:bidi="en-US"/>
              </w:rPr>
              <w:t>Synoptic displays shall report live data (with user interface level acceptable update rates)</w:t>
            </w:r>
          </w:p>
        </w:tc>
        <w:tc>
          <w:tcPr>
            <w:tcW w:w="1719" w:type="dxa"/>
          </w:tcPr>
          <w:p w14:paraId="56106D2A" w14:textId="77777777" w:rsidR="00B62AC8" w:rsidRPr="00B62AC8" w:rsidRDefault="00B62AC8" w:rsidP="00B62AC8">
            <w:pPr>
              <w:rPr>
                <w:lang w:bidi="en-US"/>
              </w:rPr>
            </w:pPr>
            <w:r w:rsidRPr="00B62AC8">
              <w:rPr>
                <w:lang w:bidi="en-US"/>
              </w:rPr>
              <w:t>Inspection</w:t>
            </w:r>
          </w:p>
        </w:tc>
      </w:tr>
      <w:tr w:rsidR="00B62AC8" w:rsidRPr="00B62AC8" w14:paraId="1BB11CC1" w14:textId="77777777" w:rsidTr="7E2ED256">
        <w:trPr>
          <w:trHeight w:val="300"/>
        </w:trPr>
        <w:tc>
          <w:tcPr>
            <w:tcW w:w="1761" w:type="dxa"/>
          </w:tcPr>
          <w:p w14:paraId="0035986F" w14:textId="77777777" w:rsidR="00B62AC8" w:rsidRPr="00B62AC8" w:rsidRDefault="00B62AC8" w:rsidP="00B62AC8">
            <w:pPr>
              <w:rPr>
                <w:lang w:bidi="en-US"/>
              </w:rPr>
            </w:pPr>
            <w:r w:rsidRPr="00B62AC8">
              <w:rPr>
                <w:lang w:bidi="en-US"/>
              </w:rPr>
              <w:t>F-EIC-CTRL-SW-OPI.5</w:t>
            </w:r>
          </w:p>
        </w:tc>
        <w:tc>
          <w:tcPr>
            <w:tcW w:w="5993" w:type="dxa"/>
          </w:tcPr>
          <w:p w14:paraId="23257AEC" w14:textId="20A1C7FC" w:rsidR="00B62AC8" w:rsidRPr="00B62AC8" w:rsidRDefault="00B62AC8" w:rsidP="00B62AC8">
            <w:pPr>
              <w:rPr>
                <w:lang w:bidi="en-US"/>
              </w:rPr>
            </w:pPr>
            <w:r>
              <w:rPr>
                <w:lang w:bidi="en-US"/>
              </w:rPr>
              <w:t>Synoptic displays shall support meta data and timestamp consistency with controlled/monitored parameters</w:t>
            </w:r>
          </w:p>
        </w:tc>
        <w:tc>
          <w:tcPr>
            <w:tcW w:w="1719" w:type="dxa"/>
          </w:tcPr>
          <w:p w14:paraId="6FE963BC" w14:textId="77777777" w:rsidR="00B62AC8" w:rsidRPr="00B62AC8" w:rsidRDefault="00B62AC8" w:rsidP="00B62AC8">
            <w:pPr>
              <w:rPr>
                <w:lang w:bidi="en-US"/>
              </w:rPr>
            </w:pPr>
            <w:r w:rsidRPr="00B62AC8">
              <w:rPr>
                <w:lang w:bidi="en-US"/>
              </w:rPr>
              <w:t>Inspection</w:t>
            </w:r>
          </w:p>
        </w:tc>
      </w:tr>
      <w:tr w:rsidR="00B62AC8" w:rsidRPr="00B62AC8" w14:paraId="625D7FE6" w14:textId="77777777" w:rsidTr="7E2ED256">
        <w:trPr>
          <w:trHeight w:val="300"/>
        </w:trPr>
        <w:tc>
          <w:tcPr>
            <w:tcW w:w="1761" w:type="dxa"/>
          </w:tcPr>
          <w:p w14:paraId="74A8D7F3" w14:textId="77777777" w:rsidR="00B62AC8" w:rsidRPr="00B62AC8" w:rsidRDefault="00B62AC8" w:rsidP="00B62AC8">
            <w:pPr>
              <w:rPr>
                <w:lang w:bidi="en-US"/>
              </w:rPr>
            </w:pPr>
            <w:r w:rsidRPr="00B62AC8">
              <w:rPr>
                <w:lang w:bidi="en-US"/>
              </w:rPr>
              <w:t>F-EIC-CTRL-SW-OPI.6</w:t>
            </w:r>
          </w:p>
        </w:tc>
        <w:tc>
          <w:tcPr>
            <w:tcW w:w="5993" w:type="dxa"/>
          </w:tcPr>
          <w:p w14:paraId="0C717C31" w14:textId="034AA2DB" w:rsidR="00B62AC8" w:rsidRPr="00B62AC8" w:rsidRDefault="00B62AC8" w:rsidP="00B62AC8">
            <w:pPr>
              <w:rPr>
                <w:lang w:bidi="en-US"/>
              </w:rPr>
            </w:pPr>
            <w:r>
              <w:rPr>
                <w:lang w:bidi="en-US"/>
              </w:rPr>
              <w:t>Synoptic displays shall clearly report connection status</w:t>
            </w:r>
          </w:p>
        </w:tc>
        <w:tc>
          <w:tcPr>
            <w:tcW w:w="1719" w:type="dxa"/>
          </w:tcPr>
          <w:p w14:paraId="78B62177" w14:textId="77777777" w:rsidR="00B62AC8" w:rsidRPr="00B62AC8" w:rsidRDefault="00B62AC8" w:rsidP="00B62AC8">
            <w:pPr>
              <w:rPr>
                <w:lang w:bidi="en-US"/>
              </w:rPr>
            </w:pPr>
            <w:r w:rsidRPr="00B62AC8">
              <w:rPr>
                <w:lang w:bidi="en-US"/>
              </w:rPr>
              <w:t>Inspection</w:t>
            </w:r>
          </w:p>
        </w:tc>
      </w:tr>
      <w:tr w:rsidR="00B62AC8" w:rsidRPr="00B62AC8" w14:paraId="6C5039F4" w14:textId="77777777" w:rsidTr="7E2ED256">
        <w:trPr>
          <w:trHeight w:val="300"/>
        </w:trPr>
        <w:tc>
          <w:tcPr>
            <w:tcW w:w="1761" w:type="dxa"/>
          </w:tcPr>
          <w:p w14:paraId="38008361" w14:textId="77777777" w:rsidR="00B62AC8" w:rsidRPr="00B62AC8" w:rsidRDefault="00B62AC8" w:rsidP="00B62AC8">
            <w:pPr>
              <w:rPr>
                <w:lang w:bidi="en-US"/>
              </w:rPr>
            </w:pPr>
            <w:r w:rsidRPr="00B62AC8">
              <w:rPr>
                <w:lang w:bidi="en-US"/>
              </w:rPr>
              <w:lastRenderedPageBreak/>
              <w:t>F-EIC-CTRL-SW-OPI.7</w:t>
            </w:r>
          </w:p>
        </w:tc>
        <w:tc>
          <w:tcPr>
            <w:tcW w:w="5993" w:type="dxa"/>
          </w:tcPr>
          <w:p w14:paraId="06BCFE80" w14:textId="213B8278" w:rsidR="00B62AC8" w:rsidRPr="00B62AC8" w:rsidRDefault="00B62AC8" w:rsidP="00B62AC8">
            <w:pPr>
              <w:rPr>
                <w:lang w:bidi="en-US"/>
              </w:rPr>
            </w:pPr>
            <w:r w:rsidRPr="3B67F6C0">
              <w:rPr>
                <w:lang w:bidi="en-US"/>
              </w:rPr>
              <w:t xml:space="preserve">Synoptic displays shall integrate with control system services including PV monitoring and control, archive data retrieval, and alarm display monitoring and </w:t>
            </w:r>
            <w:r w:rsidR="64E4DB27" w:rsidRPr="3B67F6C0">
              <w:rPr>
                <w:lang w:bidi="en-US"/>
              </w:rPr>
              <w:t>acknowledgement</w:t>
            </w:r>
            <w:r w:rsidRPr="3B67F6C0">
              <w:rPr>
                <w:lang w:bidi="en-US"/>
              </w:rPr>
              <w:t>.</w:t>
            </w:r>
          </w:p>
        </w:tc>
        <w:tc>
          <w:tcPr>
            <w:tcW w:w="1719" w:type="dxa"/>
          </w:tcPr>
          <w:p w14:paraId="1B7C3B4F" w14:textId="77777777" w:rsidR="00B62AC8" w:rsidRPr="00B62AC8" w:rsidRDefault="00B62AC8" w:rsidP="00B62AC8">
            <w:pPr>
              <w:rPr>
                <w:lang w:bidi="en-US"/>
              </w:rPr>
            </w:pPr>
            <w:r w:rsidRPr="00B62AC8">
              <w:rPr>
                <w:lang w:bidi="en-US"/>
              </w:rPr>
              <w:t>Inspection</w:t>
            </w:r>
          </w:p>
        </w:tc>
      </w:tr>
      <w:tr w:rsidR="00B62AC8" w:rsidRPr="00B62AC8" w14:paraId="1EDA817B" w14:textId="77777777" w:rsidTr="7E2ED256">
        <w:trPr>
          <w:trHeight w:val="300"/>
        </w:trPr>
        <w:tc>
          <w:tcPr>
            <w:tcW w:w="1761" w:type="dxa"/>
          </w:tcPr>
          <w:p w14:paraId="5CCC27CC" w14:textId="77777777" w:rsidR="00B62AC8" w:rsidRPr="00B62AC8" w:rsidRDefault="00B62AC8" w:rsidP="00B62AC8">
            <w:pPr>
              <w:rPr>
                <w:lang w:bidi="en-US"/>
              </w:rPr>
            </w:pPr>
            <w:r w:rsidRPr="00B62AC8">
              <w:rPr>
                <w:lang w:bidi="en-US"/>
              </w:rPr>
              <w:t>F-EIC-CTRL-SW-OPI.8</w:t>
            </w:r>
          </w:p>
        </w:tc>
        <w:tc>
          <w:tcPr>
            <w:tcW w:w="5993" w:type="dxa"/>
          </w:tcPr>
          <w:p w14:paraId="1F1F9527" w14:textId="636E6668" w:rsidR="00B62AC8" w:rsidRPr="00B62AC8" w:rsidRDefault="00B62AC8" w:rsidP="00B62AC8">
            <w:pPr>
              <w:rPr>
                <w:lang w:bidi="en-US"/>
              </w:rPr>
            </w:pPr>
            <w:r>
              <w:rPr>
                <w:lang w:bidi="en-US"/>
              </w:rPr>
              <w:t>Synoptic displays shall support embedded displays and navigation</w:t>
            </w:r>
          </w:p>
        </w:tc>
        <w:tc>
          <w:tcPr>
            <w:tcW w:w="1719" w:type="dxa"/>
          </w:tcPr>
          <w:p w14:paraId="19A9BD0E" w14:textId="77777777" w:rsidR="00B62AC8" w:rsidRPr="00B62AC8" w:rsidRDefault="00B62AC8" w:rsidP="00B62AC8">
            <w:pPr>
              <w:rPr>
                <w:lang w:bidi="en-US"/>
              </w:rPr>
            </w:pPr>
            <w:r w:rsidRPr="00B62AC8">
              <w:rPr>
                <w:lang w:bidi="en-US"/>
              </w:rPr>
              <w:t>Inspection</w:t>
            </w:r>
          </w:p>
        </w:tc>
      </w:tr>
      <w:tr w:rsidR="00B62AC8" w:rsidRPr="00B62AC8" w14:paraId="470B301A" w14:textId="77777777" w:rsidTr="7E2ED256">
        <w:trPr>
          <w:trHeight w:val="300"/>
        </w:trPr>
        <w:tc>
          <w:tcPr>
            <w:tcW w:w="1761" w:type="dxa"/>
          </w:tcPr>
          <w:p w14:paraId="3FA61F3B" w14:textId="77777777" w:rsidR="00B62AC8" w:rsidRPr="00B62AC8" w:rsidRDefault="00B62AC8" w:rsidP="00B62AC8">
            <w:pPr>
              <w:rPr>
                <w:lang w:bidi="en-US"/>
              </w:rPr>
            </w:pPr>
            <w:r w:rsidRPr="00B62AC8">
              <w:rPr>
                <w:lang w:bidi="en-US"/>
              </w:rPr>
              <w:t>P-EIC-CTRL-SW-OPI.1</w:t>
            </w:r>
          </w:p>
        </w:tc>
        <w:tc>
          <w:tcPr>
            <w:tcW w:w="5993" w:type="dxa"/>
          </w:tcPr>
          <w:p w14:paraId="6308E237" w14:textId="5DE0010A" w:rsidR="00B62AC8" w:rsidRPr="00B62AC8" w:rsidRDefault="00B62AC8" w:rsidP="00B62AC8">
            <w:pPr>
              <w:rPr>
                <w:lang w:bidi="en-US"/>
              </w:rPr>
            </w:pPr>
            <w:r>
              <w:rPr>
                <w:lang w:bidi="en-US"/>
              </w:rPr>
              <w:t>Widget response latency should be &lt;200ms from data update to onscreen change</w:t>
            </w:r>
          </w:p>
        </w:tc>
        <w:tc>
          <w:tcPr>
            <w:tcW w:w="1719" w:type="dxa"/>
          </w:tcPr>
          <w:p w14:paraId="66DB3244" w14:textId="77777777" w:rsidR="00B62AC8" w:rsidRPr="00B62AC8" w:rsidRDefault="00B62AC8" w:rsidP="00B62AC8">
            <w:pPr>
              <w:rPr>
                <w:lang w:bidi="en-US"/>
              </w:rPr>
            </w:pPr>
            <w:r w:rsidRPr="00B62AC8">
              <w:rPr>
                <w:lang w:bidi="en-US"/>
              </w:rPr>
              <w:t>Demonstration</w:t>
            </w:r>
          </w:p>
        </w:tc>
      </w:tr>
      <w:tr w:rsidR="00B62AC8" w:rsidRPr="00B62AC8" w14:paraId="302D4D92" w14:textId="77777777" w:rsidTr="7E2ED256">
        <w:trPr>
          <w:trHeight w:val="300"/>
        </w:trPr>
        <w:tc>
          <w:tcPr>
            <w:tcW w:w="1761" w:type="dxa"/>
          </w:tcPr>
          <w:p w14:paraId="134125EC" w14:textId="77777777" w:rsidR="00B62AC8" w:rsidRPr="00B62AC8" w:rsidRDefault="00B62AC8" w:rsidP="00B62AC8">
            <w:pPr>
              <w:rPr>
                <w:lang w:bidi="en-US"/>
              </w:rPr>
            </w:pPr>
            <w:r w:rsidRPr="00B62AC8">
              <w:rPr>
                <w:lang w:bidi="en-US"/>
              </w:rPr>
              <w:t>P-EIC-CTRL-SW-OPI.2</w:t>
            </w:r>
          </w:p>
        </w:tc>
        <w:tc>
          <w:tcPr>
            <w:tcW w:w="5993" w:type="dxa"/>
          </w:tcPr>
          <w:p w14:paraId="45589C5C" w14:textId="66C9DEE0" w:rsidR="00B62AC8" w:rsidRPr="00B62AC8" w:rsidRDefault="00B62AC8" w:rsidP="00B62AC8">
            <w:pPr>
              <w:rPr>
                <w:lang w:bidi="en-US"/>
              </w:rPr>
            </w:pPr>
            <w:r>
              <w:rPr>
                <w:lang w:bidi="en-US"/>
              </w:rPr>
              <w:t>Macros should apply and reflect parameterized changes within 1 second</w:t>
            </w:r>
          </w:p>
        </w:tc>
        <w:tc>
          <w:tcPr>
            <w:tcW w:w="1719" w:type="dxa"/>
          </w:tcPr>
          <w:p w14:paraId="73735627" w14:textId="77777777" w:rsidR="00B62AC8" w:rsidRPr="00B62AC8" w:rsidRDefault="00B62AC8" w:rsidP="00B62AC8">
            <w:pPr>
              <w:rPr>
                <w:lang w:bidi="en-US"/>
              </w:rPr>
            </w:pPr>
            <w:r w:rsidRPr="00B62AC8">
              <w:rPr>
                <w:lang w:bidi="en-US"/>
              </w:rPr>
              <w:t>Demonstration</w:t>
            </w:r>
          </w:p>
        </w:tc>
      </w:tr>
      <w:tr w:rsidR="00B62AC8" w:rsidRPr="00B62AC8" w14:paraId="4ECA05A4" w14:textId="77777777" w:rsidTr="7E2ED256">
        <w:trPr>
          <w:trHeight w:val="300"/>
        </w:trPr>
        <w:tc>
          <w:tcPr>
            <w:tcW w:w="1761" w:type="dxa"/>
          </w:tcPr>
          <w:p w14:paraId="5505B24E" w14:textId="77777777" w:rsidR="00B62AC8" w:rsidRPr="00B62AC8" w:rsidRDefault="00B62AC8" w:rsidP="00B62AC8">
            <w:pPr>
              <w:rPr>
                <w:lang w:bidi="en-US"/>
              </w:rPr>
            </w:pPr>
            <w:r w:rsidRPr="00B62AC8">
              <w:rPr>
                <w:lang w:bidi="en-US"/>
              </w:rPr>
              <w:t>P-EIC-CTRL-SW-OPI.3</w:t>
            </w:r>
          </w:p>
        </w:tc>
        <w:tc>
          <w:tcPr>
            <w:tcW w:w="5993" w:type="dxa"/>
          </w:tcPr>
          <w:p w14:paraId="56963320" w14:textId="409AA13C" w:rsidR="00B62AC8" w:rsidRPr="00B62AC8" w:rsidRDefault="00B62AC8" w:rsidP="00B62AC8">
            <w:pPr>
              <w:rPr>
                <w:lang w:bidi="en-US"/>
              </w:rPr>
            </w:pPr>
            <w:commentRangeStart w:id="80"/>
            <w:commentRangeStart w:id="81"/>
            <w:commentRangeStart w:id="82"/>
            <w:r w:rsidRPr="759AB971">
              <w:rPr>
                <w:lang w:bidi="en-US"/>
              </w:rPr>
              <w:t>OPI system shall support update rates up to 30Hz</w:t>
            </w:r>
            <w:commentRangeEnd w:id="80"/>
            <w:r w:rsidRPr="00B62AC8">
              <w:rPr>
                <w:rStyle w:val="CommentReference"/>
                <w:sz w:val="24"/>
                <w:szCs w:val="22"/>
                <w:lang w:bidi="en-US"/>
              </w:rPr>
              <w:commentReference w:id="80"/>
            </w:r>
            <w:commentRangeEnd w:id="81"/>
            <w:r w:rsidRPr="00B62AC8">
              <w:rPr>
                <w:rStyle w:val="CommentReference"/>
                <w:sz w:val="24"/>
                <w:szCs w:val="22"/>
                <w:lang w:bidi="en-US"/>
              </w:rPr>
              <w:commentReference w:id="81"/>
            </w:r>
            <w:commentRangeEnd w:id="82"/>
            <w:r w:rsidRPr="00B62AC8">
              <w:rPr>
                <w:rStyle w:val="CommentReference"/>
                <w:sz w:val="24"/>
                <w:szCs w:val="22"/>
                <w:lang w:bidi="en-US"/>
              </w:rPr>
              <w:commentReference w:id="82"/>
            </w:r>
          </w:p>
        </w:tc>
        <w:tc>
          <w:tcPr>
            <w:tcW w:w="1719" w:type="dxa"/>
          </w:tcPr>
          <w:p w14:paraId="5B3435D4" w14:textId="77777777" w:rsidR="00B62AC8" w:rsidRPr="00B62AC8" w:rsidRDefault="00B62AC8" w:rsidP="00B62AC8">
            <w:pPr>
              <w:rPr>
                <w:lang w:bidi="en-US"/>
              </w:rPr>
            </w:pPr>
            <w:r w:rsidRPr="00B62AC8">
              <w:rPr>
                <w:lang w:bidi="en-US"/>
              </w:rPr>
              <w:t>Demonstration</w:t>
            </w:r>
          </w:p>
        </w:tc>
      </w:tr>
      <w:tr w:rsidR="00B62AC8" w:rsidRPr="00B62AC8" w14:paraId="6D59AA4B" w14:textId="77777777" w:rsidTr="7E2ED256">
        <w:trPr>
          <w:trHeight w:val="300"/>
        </w:trPr>
        <w:tc>
          <w:tcPr>
            <w:tcW w:w="1761" w:type="dxa"/>
          </w:tcPr>
          <w:p w14:paraId="37473B6C" w14:textId="77777777" w:rsidR="00B62AC8" w:rsidRPr="00B62AC8" w:rsidRDefault="00B62AC8" w:rsidP="00B62AC8">
            <w:pPr>
              <w:rPr>
                <w:lang w:bidi="en-US"/>
              </w:rPr>
            </w:pPr>
            <w:r w:rsidRPr="00B62AC8">
              <w:rPr>
                <w:lang w:bidi="en-US"/>
              </w:rPr>
              <w:t>P-EIC-CTRL-SW-OPI.4</w:t>
            </w:r>
          </w:p>
        </w:tc>
        <w:tc>
          <w:tcPr>
            <w:tcW w:w="5993" w:type="dxa"/>
          </w:tcPr>
          <w:p w14:paraId="42BF65B7" w14:textId="327FF4A9" w:rsidR="00B62AC8" w:rsidRPr="00B62AC8" w:rsidRDefault="00B62AC8" w:rsidP="00B62AC8">
            <w:pPr>
              <w:rPr>
                <w:lang w:bidi="en-US"/>
              </w:rPr>
            </w:pPr>
            <w:r>
              <w:rPr>
                <w:lang w:bidi="en-US"/>
              </w:rPr>
              <w:t>Timestamps shall reflect source data time within &lt;100ms</w:t>
            </w:r>
          </w:p>
        </w:tc>
        <w:tc>
          <w:tcPr>
            <w:tcW w:w="1719" w:type="dxa"/>
          </w:tcPr>
          <w:p w14:paraId="43AE0242" w14:textId="77777777" w:rsidR="00B62AC8" w:rsidRPr="00B62AC8" w:rsidRDefault="00B62AC8" w:rsidP="00B62AC8">
            <w:pPr>
              <w:rPr>
                <w:lang w:bidi="en-US"/>
              </w:rPr>
            </w:pPr>
            <w:r w:rsidRPr="00B62AC8">
              <w:rPr>
                <w:lang w:bidi="en-US"/>
              </w:rPr>
              <w:t>Demonstration</w:t>
            </w:r>
          </w:p>
        </w:tc>
      </w:tr>
      <w:tr w:rsidR="00B62AC8" w:rsidRPr="00B62AC8" w14:paraId="3716C421" w14:textId="77777777" w:rsidTr="7E2ED256">
        <w:trPr>
          <w:trHeight w:val="300"/>
        </w:trPr>
        <w:tc>
          <w:tcPr>
            <w:tcW w:w="1761" w:type="dxa"/>
          </w:tcPr>
          <w:p w14:paraId="23E6DDCF" w14:textId="77777777" w:rsidR="00B62AC8" w:rsidRPr="00B62AC8" w:rsidRDefault="00B62AC8" w:rsidP="00B62AC8">
            <w:pPr>
              <w:rPr>
                <w:lang w:bidi="en-US"/>
              </w:rPr>
            </w:pPr>
            <w:r w:rsidRPr="00B62AC8">
              <w:rPr>
                <w:lang w:bidi="en-US"/>
              </w:rPr>
              <w:t>P-EIC-CTRL-SW-OPI.5</w:t>
            </w:r>
          </w:p>
        </w:tc>
        <w:tc>
          <w:tcPr>
            <w:tcW w:w="5993" w:type="dxa"/>
          </w:tcPr>
          <w:p w14:paraId="6AD80AAA" w14:textId="4D39B116" w:rsidR="00B62AC8" w:rsidRPr="00B62AC8" w:rsidRDefault="00B62AC8" w:rsidP="00B62AC8">
            <w:pPr>
              <w:rPr>
                <w:lang w:bidi="en-US"/>
              </w:rPr>
            </w:pPr>
            <w:commentRangeStart w:id="83"/>
            <w:commentRangeStart w:id="84"/>
            <w:commentRangeStart w:id="85"/>
            <w:commentRangeStart w:id="86"/>
            <w:commentRangeStart w:id="87"/>
            <w:commentRangeStart w:id="88"/>
            <w:r w:rsidRPr="759AB971">
              <w:rPr>
                <w:lang w:bidi="en-US"/>
              </w:rPr>
              <w:t>Connection loss shall be indicated within 5-10 seconds of disconnection</w:t>
            </w:r>
            <w:commentRangeEnd w:id="83"/>
            <w:r w:rsidRPr="00B62AC8">
              <w:rPr>
                <w:rStyle w:val="CommentReference"/>
                <w:sz w:val="24"/>
                <w:szCs w:val="22"/>
                <w:lang w:bidi="en-US"/>
              </w:rPr>
              <w:commentReference w:id="83"/>
            </w:r>
            <w:commentRangeEnd w:id="84"/>
            <w:r w:rsidRPr="00B62AC8">
              <w:rPr>
                <w:rStyle w:val="CommentReference"/>
                <w:sz w:val="24"/>
                <w:szCs w:val="22"/>
                <w:lang w:bidi="en-US"/>
              </w:rPr>
              <w:commentReference w:id="84"/>
            </w:r>
            <w:commentRangeEnd w:id="85"/>
            <w:r w:rsidRPr="00B62AC8">
              <w:rPr>
                <w:rStyle w:val="CommentReference"/>
                <w:sz w:val="24"/>
                <w:szCs w:val="22"/>
                <w:lang w:bidi="en-US"/>
              </w:rPr>
              <w:commentReference w:id="85"/>
            </w:r>
            <w:commentRangeEnd w:id="86"/>
            <w:r w:rsidRPr="00B62AC8">
              <w:rPr>
                <w:rStyle w:val="CommentReference"/>
                <w:sz w:val="24"/>
                <w:szCs w:val="22"/>
                <w:lang w:bidi="en-US"/>
              </w:rPr>
              <w:commentReference w:id="86"/>
            </w:r>
            <w:commentRangeEnd w:id="87"/>
            <w:r w:rsidRPr="00B62AC8">
              <w:rPr>
                <w:rStyle w:val="CommentReference"/>
                <w:sz w:val="24"/>
                <w:szCs w:val="22"/>
                <w:lang w:bidi="en-US"/>
              </w:rPr>
              <w:commentReference w:id="87"/>
            </w:r>
            <w:commentRangeEnd w:id="88"/>
            <w:r w:rsidRPr="00B62AC8">
              <w:rPr>
                <w:rStyle w:val="CommentReference"/>
                <w:sz w:val="24"/>
                <w:szCs w:val="22"/>
                <w:lang w:bidi="en-US"/>
              </w:rPr>
              <w:commentReference w:id="88"/>
            </w:r>
          </w:p>
        </w:tc>
        <w:tc>
          <w:tcPr>
            <w:tcW w:w="1719" w:type="dxa"/>
          </w:tcPr>
          <w:p w14:paraId="7D1E0BFF" w14:textId="77777777" w:rsidR="00B62AC8" w:rsidRPr="00B62AC8" w:rsidRDefault="00B62AC8" w:rsidP="00B62AC8">
            <w:pPr>
              <w:rPr>
                <w:lang w:bidi="en-US"/>
              </w:rPr>
            </w:pPr>
            <w:r w:rsidRPr="00B62AC8">
              <w:rPr>
                <w:lang w:bidi="en-US"/>
              </w:rPr>
              <w:t>Demonstration</w:t>
            </w:r>
          </w:p>
        </w:tc>
      </w:tr>
      <w:tr w:rsidR="00B62AC8" w:rsidRPr="00B62AC8" w14:paraId="01D4AF13" w14:textId="77777777" w:rsidTr="7E2ED256">
        <w:trPr>
          <w:trHeight w:val="300"/>
        </w:trPr>
        <w:tc>
          <w:tcPr>
            <w:tcW w:w="1761" w:type="dxa"/>
          </w:tcPr>
          <w:p w14:paraId="7F6EEFDD" w14:textId="77777777" w:rsidR="00B62AC8" w:rsidRPr="00B62AC8" w:rsidRDefault="00B62AC8" w:rsidP="00B62AC8">
            <w:pPr>
              <w:rPr>
                <w:lang w:bidi="en-US"/>
              </w:rPr>
            </w:pPr>
            <w:r w:rsidRPr="00B62AC8">
              <w:rPr>
                <w:lang w:bidi="en-US"/>
              </w:rPr>
              <w:t>P-EIC-CTRL-SW-OPI.6</w:t>
            </w:r>
          </w:p>
        </w:tc>
        <w:tc>
          <w:tcPr>
            <w:tcW w:w="5993" w:type="dxa"/>
          </w:tcPr>
          <w:p w14:paraId="5DF4F53B" w14:textId="219A835C" w:rsidR="00B62AC8" w:rsidRPr="00B62AC8" w:rsidRDefault="00B62AC8" w:rsidP="00B62AC8">
            <w:pPr>
              <w:rPr>
                <w:lang w:bidi="en-US"/>
              </w:rPr>
            </w:pPr>
            <w:commentRangeStart w:id="89"/>
            <w:commentRangeStart w:id="90"/>
            <w:commentRangeStart w:id="91"/>
            <w:commentRangeStart w:id="92"/>
            <w:commentRangeStart w:id="93"/>
            <w:r>
              <w:rPr>
                <w:lang w:bidi="en-US"/>
              </w:rPr>
              <w:t>Data retrieval for historical displays shall complete within 3 seconds for 1-hour spans. Alarm acknowledgement &lt;1 second</w:t>
            </w:r>
            <w:commentRangeEnd w:id="89"/>
            <w:r w:rsidR="002B7E08" w:rsidRPr="00B62AC8">
              <w:rPr>
                <w:rStyle w:val="CommentReference"/>
                <w:sz w:val="24"/>
                <w:szCs w:val="22"/>
                <w:lang w:bidi="en-US"/>
              </w:rPr>
              <w:commentReference w:id="89"/>
            </w:r>
            <w:commentRangeEnd w:id="90"/>
            <w:r w:rsidRPr="00B62AC8">
              <w:rPr>
                <w:rStyle w:val="CommentReference"/>
                <w:sz w:val="24"/>
                <w:szCs w:val="22"/>
                <w:lang w:bidi="en-US"/>
              </w:rPr>
              <w:commentReference w:id="90"/>
            </w:r>
            <w:commentRangeEnd w:id="91"/>
            <w:r w:rsidRPr="00B62AC8">
              <w:rPr>
                <w:rStyle w:val="CommentReference"/>
                <w:sz w:val="24"/>
                <w:szCs w:val="22"/>
                <w:lang w:bidi="en-US"/>
              </w:rPr>
              <w:commentReference w:id="91"/>
            </w:r>
            <w:commentRangeEnd w:id="92"/>
            <w:r w:rsidRPr="00B62AC8">
              <w:rPr>
                <w:rStyle w:val="CommentReference"/>
                <w:sz w:val="24"/>
                <w:szCs w:val="22"/>
                <w:lang w:bidi="en-US"/>
              </w:rPr>
              <w:commentReference w:id="92"/>
            </w:r>
            <w:commentRangeEnd w:id="93"/>
            <w:r w:rsidRPr="00B62AC8">
              <w:rPr>
                <w:rStyle w:val="CommentReference"/>
                <w:sz w:val="24"/>
                <w:szCs w:val="22"/>
                <w:lang w:bidi="en-US"/>
              </w:rPr>
              <w:commentReference w:id="93"/>
            </w:r>
          </w:p>
        </w:tc>
        <w:tc>
          <w:tcPr>
            <w:tcW w:w="1719" w:type="dxa"/>
          </w:tcPr>
          <w:p w14:paraId="1970D3B1" w14:textId="77777777" w:rsidR="00B62AC8" w:rsidRPr="00B62AC8" w:rsidRDefault="00B62AC8" w:rsidP="00B62AC8">
            <w:pPr>
              <w:rPr>
                <w:lang w:bidi="en-US"/>
              </w:rPr>
            </w:pPr>
            <w:r w:rsidRPr="00B62AC8">
              <w:rPr>
                <w:lang w:bidi="en-US"/>
              </w:rPr>
              <w:t>Demonstration</w:t>
            </w:r>
          </w:p>
        </w:tc>
      </w:tr>
    </w:tbl>
    <w:p w14:paraId="0EFA58AE" w14:textId="77777777" w:rsidR="00B62AC8" w:rsidRDefault="00B62AC8" w:rsidP="00A531EC">
      <w:pPr>
        <w:rPr>
          <w:lang w:bidi="en-US"/>
        </w:rPr>
      </w:pPr>
    </w:p>
    <w:p w14:paraId="3E41DB07" w14:textId="2A722719" w:rsidR="00B62AC8" w:rsidRDefault="00B62AC8" w:rsidP="2B2B16D4">
      <w:pPr>
        <w:pStyle w:val="Caption"/>
        <w:keepNext/>
        <w:jc w:val="both"/>
        <w:rPr>
          <w:b/>
          <w:bCs/>
        </w:rPr>
      </w:pPr>
      <w:r w:rsidRPr="4D62E501">
        <w:rPr>
          <w:b/>
          <w:bCs/>
        </w:rPr>
        <w:t xml:space="preserve">Table </w:t>
      </w:r>
      <w:r>
        <w:fldChar w:fldCharType="begin"/>
      </w:r>
      <w:r>
        <w:instrText>SEQ Table \* ARABIC</w:instrText>
      </w:r>
      <w:r>
        <w:fldChar w:fldCharType="separate"/>
      </w:r>
      <w:r w:rsidR="322ECA89" w:rsidRPr="4D62E501">
        <w:rPr>
          <w:noProof/>
        </w:rPr>
        <w:t>4-</w:t>
      </w:r>
      <w:r>
        <w:fldChar w:fldCharType="end"/>
      </w:r>
      <w:r w:rsidR="322ECA89" w:rsidRPr="4D62E501">
        <w:rPr>
          <w:b/>
          <w:bCs/>
        </w:rPr>
        <w:t>4</w:t>
      </w:r>
      <w:r w:rsidRPr="4D62E501">
        <w:rPr>
          <w:b/>
          <w:bCs/>
        </w:rPr>
        <w:t xml:space="preserve">:  Subsystem </w:t>
      </w:r>
      <w:r w:rsidR="451D6E7C" w:rsidRPr="4D62E501">
        <w:rPr>
          <w:b/>
          <w:bCs/>
        </w:rPr>
        <w:t xml:space="preserve">Functional and </w:t>
      </w:r>
      <w:r w:rsidRPr="4D62E501">
        <w:rPr>
          <w:b/>
          <w:bCs/>
        </w:rPr>
        <w:t>Performance Requirements for Controls</w:t>
      </w:r>
      <w:r w:rsidR="00B11D5F" w:rsidRPr="4D62E501">
        <w:rPr>
          <w:b/>
          <w:bCs/>
        </w:rPr>
        <w:t xml:space="preserve"> </w:t>
      </w:r>
      <w:ins w:id="94" w:author="Yin, Zhijian" w:date="2025-10-28T19:08:00Z">
        <w:r w:rsidR="0970024B" w:rsidRPr="4D62E501">
          <w:rPr>
            <w:b/>
            <w:bCs/>
          </w:rPr>
          <w:t xml:space="preserve">Software: </w:t>
        </w:r>
      </w:ins>
      <w:r w:rsidR="00B11D5F" w:rsidRPr="4D62E501">
        <w:rPr>
          <w:b/>
          <w:bCs/>
        </w:rPr>
        <w:t>Alarm</w:t>
      </w:r>
      <w:ins w:id="95" w:author="Yin, Zhijian" w:date="2025-10-28T19:08:00Z">
        <w:r w:rsidR="3BF5B9B2" w:rsidRPr="4D62E501">
          <w:rPr>
            <w:b/>
            <w:bCs/>
          </w:rPr>
          <w:t xml:space="preserve"> Service</w:t>
        </w:r>
      </w:ins>
      <w:del w:id="96" w:author="Yin, Zhijian" w:date="2025-10-28T19:08:00Z">
        <w:r w:rsidRPr="4D62E501" w:rsidDel="00B11D5F">
          <w:rPr>
            <w:b/>
            <w:bCs/>
          </w:rPr>
          <w:delText xml:space="preserve"> handling</w:delText>
        </w:r>
      </w:del>
    </w:p>
    <w:p w14:paraId="370CAA30" w14:textId="77777777" w:rsidR="00B62AC8" w:rsidRDefault="00B62AC8" w:rsidP="00A531EC">
      <w:pPr>
        <w:rPr>
          <w:lang w:bidi="en-US"/>
        </w:rPr>
      </w:pPr>
    </w:p>
    <w:tbl>
      <w:tblPr>
        <w:tblStyle w:val="TableGrid"/>
        <w:tblW w:w="9487" w:type="dxa"/>
        <w:tblLayout w:type="fixed"/>
        <w:tblLook w:val="04A0" w:firstRow="1" w:lastRow="0" w:firstColumn="1" w:lastColumn="0" w:noHBand="0" w:noVBand="1"/>
      </w:tblPr>
      <w:tblGrid>
        <w:gridCol w:w="1750"/>
        <w:gridCol w:w="5964"/>
        <w:gridCol w:w="1773"/>
      </w:tblGrid>
      <w:tr w:rsidR="00B62AC8" w:rsidRPr="00B62AC8" w14:paraId="2D8F9B44"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0" w:type="dxa"/>
          </w:tcPr>
          <w:p w14:paraId="163A60F3" w14:textId="43F02CC7" w:rsidR="00B62AC8" w:rsidRPr="00B62AC8" w:rsidRDefault="118E66D0" w:rsidP="3B67F6C0">
            <w:pPr>
              <w:rPr>
                <w:lang w:bidi="en-US"/>
              </w:rPr>
            </w:pPr>
            <w:r w:rsidRPr="3B67F6C0">
              <w:rPr>
                <w:lang w:bidi="en-US"/>
              </w:rPr>
              <w:t>UniqueID</w:t>
            </w:r>
          </w:p>
        </w:tc>
        <w:tc>
          <w:tcPr>
            <w:tcW w:w="5964" w:type="dxa"/>
          </w:tcPr>
          <w:p w14:paraId="58A6108F" w14:textId="610F27DA" w:rsidR="00B62AC8" w:rsidRPr="00B62AC8" w:rsidRDefault="00B62AC8" w:rsidP="3B67F6C0">
            <w:pPr>
              <w:rPr>
                <w:bCs/>
                <w:lang w:bidi="en-US"/>
              </w:rPr>
            </w:pPr>
            <w:r w:rsidRPr="3B67F6C0">
              <w:rPr>
                <w:bCs/>
                <w:lang w:bidi="en-US"/>
              </w:rPr>
              <w:t>Requirement</w:t>
            </w:r>
          </w:p>
        </w:tc>
        <w:tc>
          <w:tcPr>
            <w:tcW w:w="1773" w:type="dxa"/>
          </w:tcPr>
          <w:p w14:paraId="75D62652" w14:textId="77777777" w:rsidR="00B62AC8" w:rsidRPr="00B62AC8" w:rsidRDefault="00B62AC8" w:rsidP="00B62AC8">
            <w:pPr>
              <w:rPr>
                <w:bCs/>
                <w:lang w:bidi="en-US"/>
              </w:rPr>
            </w:pPr>
            <w:r w:rsidRPr="00B62AC8">
              <w:rPr>
                <w:bCs/>
                <w:lang w:bidi="en-US"/>
              </w:rPr>
              <w:t>Verification Method</w:t>
            </w:r>
          </w:p>
        </w:tc>
      </w:tr>
      <w:tr w:rsidR="00B62AC8" w:rsidRPr="00B62AC8" w14:paraId="24FEEBF4" w14:textId="77777777" w:rsidTr="7E2ED256">
        <w:trPr>
          <w:trHeight w:val="300"/>
        </w:trPr>
        <w:tc>
          <w:tcPr>
            <w:tcW w:w="1750" w:type="dxa"/>
          </w:tcPr>
          <w:p w14:paraId="794449E1" w14:textId="77777777" w:rsidR="00B62AC8" w:rsidRPr="00B62AC8" w:rsidRDefault="00B62AC8" w:rsidP="00B62AC8">
            <w:pPr>
              <w:rPr>
                <w:lang w:bidi="en-US"/>
              </w:rPr>
            </w:pPr>
            <w:r w:rsidRPr="00B62AC8">
              <w:rPr>
                <w:lang w:bidi="en-US"/>
              </w:rPr>
              <w:t>F-EIC-CTRL-SW-ALRM.1</w:t>
            </w:r>
          </w:p>
        </w:tc>
        <w:tc>
          <w:tcPr>
            <w:tcW w:w="5964" w:type="dxa"/>
          </w:tcPr>
          <w:p w14:paraId="4BD33632" w14:textId="3F13A0BF" w:rsidR="00B62AC8" w:rsidRPr="00B62AC8" w:rsidRDefault="00B62AC8" w:rsidP="00B62AC8">
            <w:pPr>
              <w:rPr>
                <w:lang w:bidi="en-US"/>
              </w:rPr>
            </w:pPr>
            <w:r>
              <w:rPr>
                <w:lang w:bidi="en-US"/>
              </w:rPr>
              <w:t>Controls shall provide a robust, reliable, and horizontally scalable central alarm management service, with minimal response times from generator to display.</w:t>
            </w:r>
          </w:p>
        </w:tc>
        <w:tc>
          <w:tcPr>
            <w:tcW w:w="1773" w:type="dxa"/>
          </w:tcPr>
          <w:p w14:paraId="00D306F1" w14:textId="77777777" w:rsidR="00B62AC8" w:rsidRPr="00B62AC8" w:rsidRDefault="00B62AC8" w:rsidP="00B62AC8">
            <w:pPr>
              <w:rPr>
                <w:lang w:bidi="en-US"/>
              </w:rPr>
            </w:pPr>
            <w:r w:rsidRPr="00B62AC8">
              <w:rPr>
                <w:lang w:bidi="en-US"/>
              </w:rPr>
              <w:t>Inspection</w:t>
            </w:r>
          </w:p>
        </w:tc>
      </w:tr>
      <w:tr w:rsidR="00B62AC8" w:rsidRPr="00B62AC8" w14:paraId="68A00A90" w14:textId="77777777" w:rsidTr="7E2ED256">
        <w:trPr>
          <w:trHeight w:val="300"/>
        </w:trPr>
        <w:tc>
          <w:tcPr>
            <w:tcW w:w="1750" w:type="dxa"/>
          </w:tcPr>
          <w:p w14:paraId="62AEAAE8" w14:textId="77777777" w:rsidR="00B62AC8" w:rsidRPr="00B62AC8" w:rsidRDefault="00B62AC8" w:rsidP="00B62AC8">
            <w:pPr>
              <w:rPr>
                <w:lang w:bidi="en-US"/>
              </w:rPr>
            </w:pPr>
            <w:r w:rsidRPr="00B62AC8">
              <w:rPr>
                <w:lang w:bidi="en-US"/>
              </w:rPr>
              <w:t>F-EIC-CTRL-SW-ALRM.2</w:t>
            </w:r>
          </w:p>
        </w:tc>
        <w:tc>
          <w:tcPr>
            <w:tcW w:w="5964" w:type="dxa"/>
          </w:tcPr>
          <w:p w14:paraId="61DF7A1E" w14:textId="029FAF06" w:rsidR="00B62AC8" w:rsidRPr="00B62AC8" w:rsidRDefault="00B62AC8" w:rsidP="00B62AC8">
            <w:pPr>
              <w:rPr>
                <w:lang w:bidi="en-US"/>
              </w:rPr>
            </w:pPr>
            <w:r>
              <w:rPr>
                <w:lang w:bidi="en-US"/>
              </w:rPr>
              <w:t>The alarm service shall interface with various notification, logging, and archiving services</w:t>
            </w:r>
          </w:p>
        </w:tc>
        <w:tc>
          <w:tcPr>
            <w:tcW w:w="1773" w:type="dxa"/>
          </w:tcPr>
          <w:p w14:paraId="555CCA0E" w14:textId="77777777" w:rsidR="00B62AC8" w:rsidRPr="00B62AC8" w:rsidRDefault="00B62AC8" w:rsidP="00B62AC8">
            <w:pPr>
              <w:rPr>
                <w:lang w:bidi="en-US"/>
              </w:rPr>
            </w:pPr>
            <w:r w:rsidRPr="00B62AC8">
              <w:rPr>
                <w:lang w:bidi="en-US"/>
              </w:rPr>
              <w:t>Inspection</w:t>
            </w:r>
          </w:p>
        </w:tc>
      </w:tr>
      <w:tr w:rsidR="00B62AC8" w:rsidRPr="00B62AC8" w14:paraId="2652DBC5" w14:textId="77777777" w:rsidTr="7E2ED256">
        <w:trPr>
          <w:trHeight w:val="300"/>
        </w:trPr>
        <w:tc>
          <w:tcPr>
            <w:tcW w:w="1750" w:type="dxa"/>
          </w:tcPr>
          <w:p w14:paraId="5EC22E0C" w14:textId="77777777" w:rsidR="00B62AC8" w:rsidRPr="00B62AC8" w:rsidRDefault="00B62AC8" w:rsidP="00B62AC8">
            <w:pPr>
              <w:rPr>
                <w:lang w:bidi="en-US"/>
              </w:rPr>
            </w:pPr>
            <w:r w:rsidRPr="00B62AC8">
              <w:rPr>
                <w:lang w:bidi="en-US"/>
              </w:rPr>
              <w:t>F-EIC-CTRL-SW-ALRM.3</w:t>
            </w:r>
          </w:p>
        </w:tc>
        <w:tc>
          <w:tcPr>
            <w:tcW w:w="5964" w:type="dxa"/>
          </w:tcPr>
          <w:p w14:paraId="5A6D663D" w14:textId="7A42E4FA" w:rsidR="00B62AC8" w:rsidRPr="00B62AC8" w:rsidRDefault="00B62AC8" w:rsidP="00B62AC8">
            <w:pPr>
              <w:rPr>
                <w:lang w:bidi="en-US"/>
              </w:rPr>
            </w:pPr>
            <w:r>
              <w:rPr>
                <w:lang w:bidi="en-US"/>
              </w:rPr>
              <w:t>The alarm service shall monitor critical hardware, engineering, and software signals using a predefined set of thresholds to generate alarms</w:t>
            </w:r>
          </w:p>
        </w:tc>
        <w:tc>
          <w:tcPr>
            <w:tcW w:w="1773" w:type="dxa"/>
          </w:tcPr>
          <w:p w14:paraId="31F810DF" w14:textId="77777777" w:rsidR="00B62AC8" w:rsidRPr="00B62AC8" w:rsidRDefault="00B62AC8" w:rsidP="00B62AC8">
            <w:pPr>
              <w:rPr>
                <w:lang w:bidi="en-US"/>
              </w:rPr>
            </w:pPr>
            <w:r w:rsidRPr="00B62AC8">
              <w:rPr>
                <w:lang w:bidi="en-US"/>
              </w:rPr>
              <w:t>Inspection</w:t>
            </w:r>
          </w:p>
        </w:tc>
      </w:tr>
      <w:tr w:rsidR="00B62AC8" w:rsidRPr="00B62AC8" w14:paraId="0DF81169" w14:textId="77777777" w:rsidTr="7E2ED256">
        <w:trPr>
          <w:trHeight w:val="300"/>
        </w:trPr>
        <w:tc>
          <w:tcPr>
            <w:tcW w:w="1750" w:type="dxa"/>
          </w:tcPr>
          <w:p w14:paraId="53C5D4C7" w14:textId="77777777" w:rsidR="00B62AC8" w:rsidRPr="00B62AC8" w:rsidRDefault="00B62AC8" w:rsidP="00B62AC8">
            <w:pPr>
              <w:rPr>
                <w:lang w:bidi="en-US"/>
              </w:rPr>
            </w:pPr>
            <w:r w:rsidRPr="00B62AC8">
              <w:rPr>
                <w:lang w:bidi="en-US"/>
              </w:rPr>
              <w:lastRenderedPageBreak/>
              <w:t>F-EIC-CTRL-SW-ALRM.4</w:t>
            </w:r>
          </w:p>
        </w:tc>
        <w:tc>
          <w:tcPr>
            <w:tcW w:w="5964" w:type="dxa"/>
          </w:tcPr>
          <w:p w14:paraId="6780C9AE" w14:textId="7442753E" w:rsidR="00B62AC8" w:rsidRPr="00B62AC8" w:rsidRDefault="00B62AC8" w:rsidP="00B62AC8">
            <w:pPr>
              <w:rPr>
                <w:lang w:bidi="en-US"/>
              </w:rPr>
            </w:pPr>
            <w:r>
              <w:rPr>
                <w:lang w:bidi="en-US"/>
              </w:rPr>
              <w:t>The alarm service shall support a dynamic set of alarm levels per PV with timestamps and severity status</w:t>
            </w:r>
          </w:p>
        </w:tc>
        <w:tc>
          <w:tcPr>
            <w:tcW w:w="1773" w:type="dxa"/>
          </w:tcPr>
          <w:p w14:paraId="52C60DEC" w14:textId="77777777" w:rsidR="00B62AC8" w:rsidRPr="00B62AC8" w:rsidRDefault="00B62AC8" w:rsidP="00B62AC8">
            <w:pPr>
              <w:rPr>
                <w:lang w:bidi="en-US"/>
              </w:rPr>
            </w:pPr>
            <w:r w:rsidRPr="00B62AC8">
              <w:rPr>
                <w:lang w:bidi="en-US"/>
              </w:rPr>
              <w:t>Inspection</w:t>
            </w:r>
          </w:p>
        </w:tc>
      </w:tr>
      <w:tr w:rsidR="00B62AC8" w:rsidRPr="00B62AC8" w14:paraId="69E0FEF3" w14:textId="77777777" w:rsidTr="7E2ED256">
        <w:trPr>
          <w:trHeight w:val="300"/>
        </w:trPr>
        <w:tc>
          <w:tcPr>
            <w:tcW w:w="1750" w:type="dxa"/>
          </w:tcPr>
          <w:p w14:paraId="00C0A94A" w14:textId="77777777" w:rsidR="00B62AC8" w:rsidRPr="00B62AC8" w:rsidRDefault="00B62AC8" w:rsidP="00B62AC8">
            <w:pPr>
              <w:rPr>
                <w:lang w:bidi="en-US"/>
              </w:rPr>
            </w:pPr>
            <w:r w:rsidRPr="00B62AC8">
              <w:rPr>
                <w:lang w:bidi="en-US"/>
              </w:rPr>
              <w:t>F-EIC-CTRL-SW-ALRM.5</w:t>
            </w:r>
          </w:p>
        </w:tc>
        <w:tc>
          <w:tcPr>
            <w:tcW w:w="5964" w:type="dxa"/>
          </w:tcPr>
          <w:p w14:paraId="7A2B1B93" w14:textId="0EB2B030" w:rsidR="00B62AC8" w:rsidRPr="00B62AC8" w:rsidRDefault="00B62AC8" w:rsidP="00B62AC8">
            <w:pPr>
              <w:rPr>
                <w:lang w:bidi="en-US"/>
              </w:rPr>
            </w:pPr>
            <w:r>
              <w:rPr>
                <w:lang w:bidi="en-US"/>
              </w:rPr>
              <w:t>The alarm service shall provide a user interface for configuration, viewing, acknowledging, and assigning, with access to historical alarms</w:t>
            </w:r>
          </w:p>
        </w:tc>
        <w:tc>
          <w:tcPr>
            <w:tcW w:w="1773" w:type="dxa"/>
          </w:tcPr>
          <w:p w14:paraId="62CDD03C" w14:textId="77777777" w:rsidR="00B62AC8" w:rsidRPr="00B62AC8" w:rsidRDefault="00B62AC8" w:rsidP="00B62AC8">
            <w:pPr>
              <w:rPr>
                <w:lang w:bidi="en-US"/>
              </w:rPr>
            </w:pPr>
            <w:r w:rsidRPr="00B62AC8">
              <w:rPr>
                <w:lang w:bidi="en-US"/>
              </w:rPr>
              <w:t>Inspection</w:t>
            </w:r>
          </w:p>
        </w:tc>
      </w:tr>
      <w:tr w:rsidR="00B62AC8" w:rsidRPr="00B62AC8" w14:paraId="38D3CA72" w14:textId="77777777" w:rsidTr="7E2ED256">
        <w:trPr>
          <w:trHeight w:val="300"/>
        </w:trPr>
        <w:tc>
          <w:tcPr>
            <w:tcW w:w="1750" w:type="dxa"/>
          </w:tcPr>
          <w:p w14:paraId="77A1968D" w14:textId="77777777" w:rsidR="00B62AC8" w:rsidRPr="00B62AC8" w:rsidRDefault="00B62AC8" w:rsidP="00B62AC8">
            <w:pPr>
              <w:rPr>
                <w:lang w:bidi="en-US"/>
              </w:rPr>
            </w:pPr>
            <w:r w:rsidRPr="00B62AC8">
              <w:rPr>
                <w:lang w:bidi="en-US"/>
              </w:rPr>
              <w:t>F-EIC-CTRL-SW-ALRM.6</w:t>
            </w:r>
          </w:p>
        </w:tc>
        <w:tc>
          <w:tcPr>
            <w:tcW w:w="5964" w:type="dxa"/>
          </w:tcPr>
          <w:p w14:paraId="0D199D1B" w14:textId="400C20A4" w:rsidR="00B62AC8" w:rsidRPr="00B62AC8" w:rsidRDefault="00B62AC8" w:rsidP="00B62AC8">
            <w:pPr>
              <w:rPr>
                <w:lang w:bidi="en-US"/>
              </w:rPr>
            </w:pPr>
            <w:r>
              <w:rPr>
                <w:lang w:bidi="en-US"/>
              </w:rPr>
              <w:t>The alarm service should support access to alarm response instructions and ability to create alarm management state reports.</w:t>
            </w:r>
          </w:p>
        </w:tc>
        <w:tc>
          <w:tcPr>
            <w:tcW w:w="1773" w:type="dxa"/>
          </w:tcPr>
          <w:p w14:paraId="2AACCE48" w14:textId="77777777" w:rsidR="00B62AC8" w:rsidRPr="00B62AC8" w:rsidRDefault="00B62AC8" w:rsidP="00B62AC8">
            <w:pPr>
              <w:rPr>
                <w:lang w:bidi="en-US"/>
              </w:rPr>
            </w:pPr>
            <w:r w:rsidRPr="00B62AC8">
              <w:rPr>
                <w:lang w:bidi="en-US"/>
              </w:rPr>
              <w:t>Inspection</w:t>
            </w:r>
          </w:p>
        </w:tc>
      </w:tr>
      <w:tr w:rsidR="00B62AC8" w:rsidRPr="00B62AC8" w14:paraId="76512C3D" w14:textId="77777777" w:rsidTr="7E2ED256">
        <w:trPr>
          <w:trHeight w:val="300"/>
        </w:trPr>
        <w:tc>
          <w:tcPr>
            <w:tcW w:w="1750" w:type="dxa"/>
          </w:tcPr>
          <w:p w14:paraId="300A3D40" w14:textId="77777777" w:rsidR="00B62AC8" w:rsidRPr="00B62AC8" w:rsidRDefault="00B62AC8" w:rsidP="00B62AC8">
            <w:pPr>
              <w:rPr>
                <w:lang w:bidi="en-US"/>
              </w:rPr>
            </w:pPr>
            <w:r w:rsidRPr="00B62AC8">
              <w:rPr>
                <w:lang w:bidi="en-US"/>
              </w:rPr>
              <w:t>P-EIC-CTRL-SW-ALRM.1</w:t>
            </w:r>
          </w:p>
        </w:tc>
        <w:tc>
          <w:tcPr>
            <w:tcW w:w="5964" w:type="dxa"/>
          </w:tcPr>
          <w:p w14:paraId="13DC7ED1" w14:textId="20E38C3F" w:rsidR="00B62AC8" w:rsidRPr="00B62AC8" w:rsidRDefault="00B62AC8" w:rsidP="00B62AC8">
            <w:pPr>
              <w:rPr>
                <w:lang w:bidi="en-US"/>
              </w:rPr>
            </w:pPr>
            <w:commentRangeStart w:id="97"/>
            <w:commentRangeStart w:id="98"/>
            <w:commentRangeStart w:id="99"/>
            <w:r>
              <w:rPr>
                <w:lang w:bidi="en-US"/>
              </w:rPr>
              <w:t>Alarm notification shall be visible in the operator interface within 250ms of the triggering condition under normal load</w:t>
            </w:r>
            <w:commentRangeEnd w:id="97"/>
            <w:r w:rsidR="00C3445C" w:rsidRPr="00B62AC8">
              <w:rPr>
                <w:rStyle w:val="CommentReference"/>
                <w:sz w:val="24"/>
                <w:szCs w:val="22"/>
                <w:lang w:bidi="en-US"/>
              </w:rPr>
              <w:commentReference w:id="97"/>
            </w:r>
            <w:commentRangeEnd w:id="98"/>
            <w:r w:rsidRPr="00B62AC8">
              <w:rPr>
                <w:rStyle w:val="CommentReference"/>
                <w:sz w:val="24"/>
                <w:szCs w:val="22"/>
                <w:lang w:bidi="en-US"/>
              </w:rPr>
              <w:commentReference w:id="98"/>
            </w:r>
            <w:commentRangeEnd w:id="99"/>
            <w:r w:rsidR="00070E47" w:rsidRPr="00B62AC8">
              <w:rPr>
                <w:rStyle w:val="CommentReference"/>
                <w:sz w:val="24"/>
                <w:szCs w:val="22"/>
                <w:lang w:bidi="en-US"/>
              </w:rPr>
              <w:commentReference w:id="99"/>
            </w:r>
          </w:p>
        </w:tc>
        <w:tc>
          <w:tcPr>
            <w:tcW w:w="1773" w:type="dxa"/>
          </w:tcPr>
          <w:p w14:paraId="0CF9E51B" w14:textId="77777777" w:rsidR="00B62AC8" w:rsidRPr="00B62AC8" w:rsidRDefault="00B62AC8" w:rsidP="00B62AC8">
            <w:pPr>
              <w:rPr>
                <w:lang w:bidi="en-US"/>
              </w:rPr>
            </w:pPr>
            <w:r w:rsidRPr="00B62AC8">
              <w:rPr>
                <w:lang w:bidi="en-US"/>
              </w:rPr>
              <w:t>Demonstration</w:t>
            </w:r>
          </w:p>
        </w:tc>
      </w:tr>
      <w:tr w:rsidR="00B62AC8" w:rsidRPr="00B62AC8" w14:paraId="47FFA6AF" w14:textId="77777777" w:rsidTr="7E2ED256">
        <w:trPr>
          <w:trHeight w:val="300"/>
        </w:trPr>
        <w:tc>
          <w:tcPr>
            <w:tcW w:w="1750" w:type="dxa"/>
          </w:tcPr>
          <w:p w14:paraId="231B222A" w14:textId="77777777" w:rsidR="00B62AC8" w:rsidRPr="00B62AC8" w:rsidRDefault="00B62AC8" w:rsidP="00B62AC8">
            <w:pPr>
              <w:rPr>
                <w:lang w:bidi="en-US"/>
              </w:rPr>
            </w:pPr>
            <w:r w:rsidRPr="00B62AC8">
              <w:rPr>
                <w:lang w:bidi="en-US"/>
              </w:rPr>
              <w:t>P-EIC-CTRL-SW-ALRM.2</w:t>
            </w:r>
          </w:p>
        </w:tc>
        <w:tc>
          <w:tcPr>
            <w:tcW w:w="5964" w:type="dxa"/>
          </w:tcPr>
          <w:p w14:paraId="62FA5E6D" w14:textId="036B3FF7" w:rsidR="00B62AC8" w:rsidRPr="00B62AC8" w:rsidRDefault="00B62AC8" w:rsidP="00B62AC8">
            <w:pPr>
              <w:rPr>
                <w:lang w:bidi="en-US"/>
              </w:rPr>
            </w:pPr>
            <w:r>
              <w:rPr>
                <w:lang w:bidi="en-US"/>
              </w:rPr>
              <w:t>Logging and archiving actions shall complete within 500ms of alarm detection. Notifications shall be dispatched within 1 second.</w:t>
            </w:r>
          </w:p>
        </w:tc>
        <w:tc>
          <w:tcPr>
            <w:tcW w:w="1773" w:type="dxa"/>
          </w:tcPr>
          <w:p w14:paraId="3A056C24" w14:textId="77777777" w:rsidR="00B62AC8" w:rsidRPr="00B62AC8" w:rsidRDefault="00B62AC8" w:rsidP="00B62AC8">
            <w:pPr>
              <w:rPr>
                <w:lang w:bidi="en-US"/>
              </w:rPr>
            </w:pPr>
            <w:r w:rsidRPr="00B62AC8">
              <w:rPr>
                <w:lang w:bidi="en-US"/>
              </w:rPr>
              <w:t>Demonstration</w:t>
            </w:r>
          </w:p>
        </w:tc>
      </w:tr>
      <w:tr w:rsidR="00B62AC8" w:rsidRPr="00B62AC8" w14:paraId="414B6B4B" w14:textId="77777777" w:rsidTr="7E2ED256">
        <w:trPr>
          <w:trHeight w:val="300"/>
        </w:trPr>
        <w:tc>
          <w:tcPr>
            <w:tcW w:w="1750" w:type="dxa"/>
          </w:tcPr>
          <w:p w14:paraId="35AA543A" w14:textId="77777777" w:rsidR="00B62AC8" w:rsidRPr="00B62AC8" w:rsidRDefault="00B62AC8" w:rsidP="00B62AC8">
            <w:pPr>
              <w:rPr>
                <w:lang w:bidi="en-US"/>
              </w:rPr>
            </w:pPr>
            <w:r w:rsidRPr="00B62AC8">
              <w:rPr>
                <w:lang w:bidi="en-US"/>
              </w:rPr>
              <w:t>P-EIC-CTRL-SW-ALRM.3</w:t>
            </w:r>
          </w:p>
        </w:tc>
        <w:tc>
          <w:tcPr>
            <w:tcW w:w="5964" w:type="dxa"/>
          </w:tcPr>
          <w:p w14:paraId="626E07F0" w14:textId="3BFA09EF" w:rsidR="00B62AC8" w:rsidRPr="00B62AC8" w:rsidRDefault="00B62AC8" w:rsidP="00B62AC8">
            <w:pPr>
              <w:rPr>
                <w:lang w:bidi="en-US"/>
              </w:rPr>
            </w:pPr>
            <w:r>
              <w:rPr>
                <w:lang w:bidi="en-US"/>
              </w:rPr>
              <w:t>Alarm threshold evaluation shall occur at a minimum rate of 10Hz per monitored signal</w:t>
            </w:r>
          </w:p>
        </w:tc>
        <w:tc>
          <w:tcPr>
            <w:tcW w:w="1773" w:type="dxa"/>
          </w:tcPr>
          <w:p w14:paraId="32337E58" w14:textId="77777777" w:rsidR="00B62AC8" w:rsidRPr="00B62AC8" w:rsidRDefault="00B62AC8" w:rsidP="00B62AC8">
            <w:pPr>
              <w:rPr>
                <w:lang w:bidi="en-US"/>
              </w:rPr>
            </w:pPr>
            <w:r w:rsidRPr="00B62AC8">
              <w:rPr>
                <w:lang w:bidi="en-US"/>
              </w:rPr>
              <w:t>Demonstration</w:t>
            </w:r>
          </w:p>
        </w:tc>
      </w:tr>
    </w:tbl>
    <w:p w14:paraId="51B69EF6" w14:textId="77777777" w:rsidR="00B62AC8" w:rsidRDefault="00B62AC8" w:rsidP="00A531EC">
      <w:pPr>
        <w:rPr>
          <w:lang w:bidi="en-US"/>
        </w:rPr>
      </w:pPr>
    </w:p>
    <w:p w14:paraId="2005EE11" w14:textId="4759D3ED" w:rsidR="00B62AC8" w:rsidRDefault="00B62AC8" w:rsidP="3B67F6C0">
      <w:pPr>
        <w:pStyle w:val="Caption"/>
        <w:keepNext/>
        <w:jc w:val="both"/>
        <w:rPr>
          <w:b/>
          <w:bCs/>
        </w:rPr>
      </w:pPr>
      <w:r w:rsidRPr="4D62E501">
        <w:rPr>
          <w:b/>
          <w:bCs/>
        </w:rPr>
        <w:t xml:space="preserve">Table </w:t>
      </w:r>
      <w:r>
        <w:fldChar w:fldCharType="begin"/>
      </w:r>
      <w:r>
        <w:instrText>SEQ Table \* ARABIC</w:instrText>
      </w:r>
      <w:r>
        <w:fldChar w:fldCharType="separate"/>
      </w:r>
      <w:r w:rsidR="612CD88D" w:rsidRPr="4D62E501">
        <w:rPr>
          <w:noProof/>
        </w:rPr>
        <w:t>4-5</w:t>
      </w:r>
      <w:r>
        <w:fldChar w:fldCharType="end"/>
      </w:r>
      <w:r w:rsidRPr="4D62E501">
        <w:rPr>
          <w:b/>
          <w:bCs/>
        </w:rPr>
        <w:t xml:space="preserve">:  Subsystem </w:t>
      </w:r>
      <w:r w:rsidR="0E1AB403" w:rsidRPr="4D62E501">
        <w:rPr>
          <w:b/>
          <w:bCs/>
        </w:rPr>
        <w:t xml:space="preserve">Functional and </w:t>
      </w:r>
      <w:r w:rsidRPr="4D62E501">
        <w:rPr>
          <w:b/>
          <w:bCs/>
        </w:rPr>
        <w:t>Performance Requirements for Controls Software</w:t>
      </w:r>
      <w:ins w:id="100" w:author="Yin, Zhijian" w:date="2025-10-28T19:08:00Z">
        <w:r w:rsidR="343BF6E8" w:rsidRPr="4D62E501">
          <w:rPr>
            <w:b/>
            <w:bCs/>
          </w:rPr>
          <w:t>:</w:t>
        </w:r>
      </w:ins>
      <w:r w:rsidR="00B11D5F" w:rsidRPr="4D62E501">
        <w:rPr>
          <w:b/>
          <w:bCs/>
        </w:rPr>
        <w:t xml:space="preserve"> Archiving service</w:t>
      </w:r>
    </w:p>
    <w:p w14:paraId="626D09A0" w14:textId="77777777" w:rsidR="00B62AC8" w:rsidRDefault="00B62AC8" w:rsidP="00A531EC">
      <w:pPr>
        <w:rPr>
          <w:lang w:bidi="en-US"/>
        </w:rPr>
      </w:pPr>
    </w:p>
    <w:tbl>
      <w:tblPr>
        <w:tblStyle w:val="TableGrid"/>
        <w:tblW w:w="9488" w:type="dxa"/>
        <w:tblLayout w:type="fixed"/>
        <w:tblLook w:val="04A0" w:firstRow="1" w:lastRow="0" w:firstColumn="1" w:lastColumn="0" w:noHBand="0" w:noVBand="1"/>
      </w:tblPr>
      <w:tblGrid>
        <w:gridCol w:w="1749"/>
        <w:gridCol w:w="5909"/>
        <w:gridCol w:w="1830"/>
      </w:tblGrid>
      <w:tr w:rsidR="00B62AC8" w:rsidRPr="00B62AC8" w14:paraId="5BA8DC3D"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49" w:type="dxa"/>
          </w:tcPr>
          <w:p w14:paraId="1EE6CACA" w14:textId="0E6803A6" w:rsidR="00B62AC8" w:rsidRPr="00B62AC8" w:rsidRDefault="7D43C286" w:rsidP="3B67F6C0">
            <w:r w:rsidRPr="3B67F6C0">
              <w:rPr>
                <w:lang w:bidi="en-US"/>
              </w:rPr>
              <w:t>UniqueID</w:t>
            </w:r>
          </w:p>
        </w:tc>
        <w:tc>
          <w:tcPr>
            <w:tcW w:w="5909" w:type="dxa"/>
          </w:tcPr>
          <w:p w14:paraId="16FE5EAF" w14:textId="231B10EA" w:rsidR="00B62AC8" w:rsidRPr="00B62AC8" w:rsidRDefault="00B62AC8" w:rsidP="3B67F6C0">
            <w:pPr>
              <w:rPr>
                <w:bCs/>
                <w:lang w:bidi="en-US"/>
              </w:rPr>
            </w:pPr>
            <w:r w:rsidRPr="3B67F6C0">
              <w:rPr>
                <w:bCs/>
                <w:lang w:bidi="en-US"/>
              </w:rPr>
              <w:t>Requirement</w:t>
            </w:r>
          </w:p>
        </w:tc>
        <w:tc>
          <w:tcPr>
            <w:tcW w:w="1830" w:type="dxa"/>
          </w:tcPr>
          <w:p w14:paraId="37831500" w14:textId="77777777" w:rsidR="00B62AC8" w:rsidRPr="00B62AC8" w:rsidRDefault="00B62AC8" w:rsidP="00B62AC8">
            <w:pPr>
              <w:rPr>
                <w:bCs/>
                <w:lang w:bidi="en-US"/>
              </w:rPr>
            </w:pPr>
            <w:r w:rsidRPr="00B62AC8">
              <w:rPr>
                <w:bCs/>
                <w:lang w:bidi="en-US"/>
              </w:rPr>
              <w:t>Verification Method</w:t>
            </w:r>
          </w:p>
        </w:tc>
      </w:tr>
      <w:tr w:rsidR="00B62AC8" w:rsidRPr="00B62AC8" w14:paraId="03F29A3D" w14:textId="77777777" w:rsidTr="7E2ED256">
        <w:trPr>
          <w:trHeight w:val="300"/>
        </w:trPr>
        <w:tc>
          <w:tcPr>
            <w:tcW w:w="1749" w:type="dxa"/>
          </w:tcPr>
          <w:p w14:paraId="7815E81F" w14:textId="77777777" w:rsidR="00B62AC8" w:rsidRPr="00B62AC8" w:rsidRDefault="00B62AC8" w:rsidP="00B62AC8">
            <w:pPr>
              <w:rPr>
                <w:lang w:bidi="en-US"/>
              </w:rPr>
            </w:pPr>
            <w:r w:rsidRPr="00B62AC8">
              <w:rPr>
                <w:lang w:bidi="en-US"/>
              </w:rPr>
              <w:t>F-EIC-CTRL-SW-ARCH.1</w:t>
            </w:r>
          </w:p>
        </w:tc>
        <w:tc>
          <w:tcPr>
            <w:tcW w:w="5909" w:type="dxa"/>
          </w:tcPr>
          <w:p w14:paraId="7B76F6E7" w14:textId="0FB4F2CC" w:rsidR="00B62AC8" w:rsidRPr="00B62AC8" w:rsidRDefault="00B62AC8" w:rsidP="00B62AC8">
            <w:pPr>
              <w:rPr>
                <w:lang w:bidi="en-US"/>
              </w:rPr>
            </w:pPr>
            <w:r>
              <w:rPr>
                <w:lang w:bidi="en-US"/>
              </w:rPr>
              <w:t>The archive service shall support all EPICS scalars, arrays, structures data types with configurable sampling modes (on-change, periodic, event-based) and built-in compression capabilities.</w:t>
            </w:r>
          </w:p>
        </w:tc>
        <w:tc>
          <w:tcPr>
            <w:tcW w:w="1830" w:type="dxa"/>
          </w:tcPr>
          <w:p w14:paraId="1DEAEFAF" w14:textId="77777777" w:rsidR="00B62AC8" w:rsidRPr="00B62AC8" w:rsidRDefault="00B62AC8" w:rsidP="00B62AC8">
            <w:pPr>
              <w:rPr>
                <w:lang w:bidi="en-US"/>
              </w:rPr>
            </w:pPr>
            <w:r w:rsidRPr="00B62AC8">
              <w:rPr>
                <w:lang w:bidi="en-US"/>
              </w:rPr>
              <w:t>Inspection</w:t>
            </w:r>
          </w:p>
        </w:tc>
      </w:tr>
      <w:tr w:rsidR="00B62AC8" w:rsidRPr="00B62AC8" w14:paraId="276F0BDF" w14:textId="77777777" w:rsidTr="7E2ED256">
        <w:trPr>
          <w:trHeight w:val="300"/>
        </w:trPr>
        <w:tc>
          <w:tcPr>
            <w:tcW w:w="1749" w:type="dxa"/>
          </w:tcPr>
          <w:p w14:paraId="0D13C871" w14:textId="77777777" w:rsidR="00B62AC8" w:rsidRPr="00B62AC8" w:rsidRDefault="00B62AC8" w:rsidP="00B62AC8">
            <w:pPr>
              <w:rPr>
                <w:lang w:bidi="en-US"/>
              </w:rPr>
            </w:pPr>
            <w:r w:rsidRPr="00B62AC8">
              <w:rPr>
                <w:lang w:bidi="en-US"/>
              </w:rPr>
              <w:t>F-EIC-CTRL-SW-ARCH.2</w:t>
            </w:r>
          </w:p>
        </w:tc>
        <w:tc>
          <w:tcPr>
            <w:tcW w:w="5909" w:type="dxa"/>
          </w:tcPr>
          <w:p w14:paraId="4AFD45F5" w14:textId="607EF788" w:rsidR="00B62AC8" w:rsidRPr="00B62AC8" w:rsidRDefault="00B62AC8" w:rsidP="00B62AC8">
            <w:pPr>
              <w:rPr>
                <w:lang w:bidi="en-US"/>
              </w:rPr>
            </w:pPr>
            <w:r>
              <w:rPr>
                <w:lang w:bidi="en-US"/>
              </w:rPr>
              <w:t>The archive service shall scale to millions of control points with tiered storage architecture, optimized data placement, and expandable capacity for 50-year operations.</w:t>
            </w:r>
          </w:p>
        </w:tc>
        <w:tc>
          <w:tcPr>
            <w:tcW w:w="1830" w:type="dxa"/>
          </w:tcPr>
          <w:p w14:paraId="7171969A" w14:textId="77777777" w:rsidR="00B62AC8" w:rsidRPr="00B62AC8" w:rsidRDefault="00B62AC8" w:rsidP="00B62AC8">
            <w:pPr>
              <w:rPr>
                <w:lang w:bidi="en-US"/>
              </w:rPr>
            </w:pPr>
            <w:r w:rsidRPr="00B62AC8">
              <w:rPr>
                <w:lang w:bidi="en-US"/>
              </w:rPr>
              <w:t>Inspection</w:t>
            </w:r>
          </w:p>
        </w:tc>
      </w:tr>
      <w:tr w:rsidR="00B62AC8" w:rsidRPr="00B62AC8" w14:paraId="4204C9A9" w14:textId="77777777" w:rsidTr="7E2ED256">
        <w:trPr>
          <w:trHeight w:val="300"/>
        </w:trPr>
        <w:tc>
          <w:tcPr>
            <w:tcW w:w="1749" w:type="dxa"/>
          </w:tcPr>
          <w:p w14:paraId="6A272667" w14:textId="77777777" w:rsidR="00B62AC8" w:rsidRPr="00B62AC8" w:rsidRDefault="00B62AC8" w:rsidP="00B62AC8">
            <w:pPr>
              <w:rPr>
                <w:lang w:bidi="en-US"/>
              </w:rPr>
            </w:pPr>
            <w:r w:rsidRPr="00B62AC8">
              <w:rPr>
                <w:lang w:bidi="en-US"/>
              </w:rPr>
              <w:t>F-EIC-CTRL-SW-ARCH.3</w:t>
            </w:r>
          </w:p>
        </w:tc>
        <w:tc>
          <w:tcPr>
            <w:tcW w:w="5909" w:type="dxa"/>
          </w:tcPr>
          <w:p w14:paraId="7AF926B0" w14:textId="31B2D57F" w:rsidR="00B62AC8" w:rsidRPr="00B62AC8" w:rsidRDefault="00B62AC8" w:rsidP="00B62AC8">
            <w:pPr>
              <w:rPr>
                <w:lang w:bidi="en-US"/>
              </w:rPr>
            </w:pPr>
            <w:r>
              <w:rPr>
                <w:lang w:bidi="en-US"/>
              </w:rPr>
              <w:t>The archive service shall provide configurable data aging policies, automated data reduction (min, max, average), and performance optimization through intelligent data culling.</w:t>
            </w:r>
          </w:p>
        </w:tc>
        <w:tc>
          <w:tcPr>
            <w:tcW w:w="1830" w:type="dxa"/>
          </w:tcPr>
          <w:p w14:paraId="434E3602" w14:textId="77777777" w:rsidR="00B62AC8" w:rsidRPr="00B62AC8" w:rsidRDefault="00B62AC8" w:rsidP="00B62AC8">
            <w:pPr>
              <w:rPr>
                <w:lang w:bidi="en-US"/>
              </w:rPr>
            </w:pPr>
            <w:r w:rsidRPr="00B62AC8">
              <w:rPr>
                <w:lang w:bidi="en-US"/>
              </w:rPr>
              <w:t>Inspection</w:t>
            </w:r>
          </w:p>
        </w:tc>
      </w:tr>
      <w:tr w:rsidR="00B62AC8" w:rsidRPr="00B62AC8" w14:paraId="1F07DF28" w14:textId="77777777" w:rsidTr="7E2ED256">
        <w:trPr>
          <w:trHeight w:val="300"/>
        </w:trPr>
        <w:tc>
          <w:tcPr>
            <w:tcW w:w="1749" w:type="dxa"/>
          </w:tcPr>
          <w:p w14:paraId="4CB92798" w14:textId="77777777" w:rsidR="00B62AC8" w:rsidRPr="00B62AC8" w:rsidRDefault="00B62AC8" w:rsidP="00B62AC8">
            <w:pPr>
              <w:rPr>
                <w:lang w:bidi="en-US"/>
              </w:rPr>
            </w:pPr>
            <w:r w:rsidRPr="00B62AC8">
              <w:rPr>
                <w:lang w:bidi="en-US"/>
              </w:rPr>
              <w:t>F-EIC-CTRL-SW-ARCH.4</w:t>
            </w:r>
          </w:p>
        </w:tc>
        <w:tc>
          <w:tcPr>
            <w:tcW w:w="5909" w:type="dxa"/>
          </w:tcPr>
          <w:p w14:paraId="7630CBD4" w14:textId="2456AD5B" w:rsidR="00B62AC8" w:rsidRPr="00B62AC8" w:rsidRDefault="00B62AC8" w:rsidP="00B62AC8">
            <w:pPr>
              <w:rPr>
                <w:lang w:bidi="en-US"/>
              </w:rPr>
            </w:pPr>
            <w:r>
              <w:rPr>
                <w:lang w:bidi="en-US"/>
              </w:rPr>
              <w:t>The archive service shall provide well-defined APIs, third-party library support, time-range queries, flexible filtering, and integration with EIC GUI tools.</w:t>
            </w:r>
          </w:p>
        </w:tc>
        <w:tc>
          <w:tcPr>
            <w:tcW w:w="1830" w:type="dxa"/>
          </w:tcPr>
          <w:p w14:paraId="49088D82" w14:textId="77777777" w:rsidR="00B62AC8" w:rsidRPr="00B62AC8" w:rsidRDefault="00B62AC8" w:rsidP="00B62AC8">
            <w:pPr>
              <w:rPr>
                <w:lang w:bidi="en-US"/>
              </w:rPr>
            </w:pPr>
            <w:r w:rsidRPr="00B62AC8">
              <w:rPr>
                <w:lang w:bidi="en-US"/>
              </w:rPr>
              <w:t>Inspection</w:t>
            </w:r>
          </w:p>
        </w:tc>
      </w:tr>
      <w:tr w:rsidR="00B62AC8" w:rsidRPr="00B62AC8" w14:paraId="631CD09E" w14:textId="77777777" w:rsidTr="7E2ED256">
        <w:trPr>
          <w:trHeight w:val="300"/>
        </w:trPr>
        <w:tc>
          <w:tcPr>
            <w:tcW w:w="1749" w:type="dxa"/>
          </w:tcPr>
          <w:p w14:paraId="0C08D3BB" w14:textId="77777777" w:rsidR="00B62AC8" w:rsidRPr="00B62AC8" w:rsidRDefault="00B62AC8" w:rsidP="00B62AC8">
            <w:pPr>
              <w:rPr>
                <w:lang w:bidi="en-US"/>
              </w:rPr>
            </w:pPr>
            <w:r w:rsidRPr="00B62AC8">
              <w:rPr>
                <w:lang w:bidi="en-US"/>
              </w:rPr>
              <w:lastRenderedPageBreak/>
              <w:t>F-EIC-CTRL-SW-ARCH.5</w:t>
            </w:r>
          </w:p>
        </w:tc>
        <w:tc>
          <w:tcPr>
            <w:tcW w:w="5909" w:type="dxa"/>
          </w:tcPr>
          <w:p w14:paraId="49AF6A60" w14:textId="7A00359B" w:rsidR="00B62AC8" w:rsidRPr="00B62AC8" w:rsidRDefault="00B62AC8" w:rsidP="00B62AC8">
            <w:pPr>
              <w:rPr>
                <w:lang w:bidi="en-US"/>
              </w:rPr>
            </w:pPr>
            <w:r>
              <w:rPr>
                <w:lang w:bidi="en-US"/>
              </w:rPr>
              <w:t>Users should export data in multiple formats, correlate data across time and events, combine EIC and injector data, and access advanced selection tools.</w:t>
            </w:r>
          </w:p>
        </w:tc>
        <w:tc>
          <w:tcPr>
            <w:tcW w:w="1830" w:type="dxa"/>
          </w:tcPr>
          <w:p w14:paraId="6990BC9D" w14:textId="77777777" w:rsidR="00B62AC8" w:rsidRPr="00B62AC8" w:rsidRDefault="00B62AC8" w:rsidP="00B62AC8">
            <w:pPr>
              <w:rPr>
                <w:lang w:bidi="en-US"/>
              </w:rPr>
            </w:pPr>
            <w:r w:rsidRPr="00B62AC8">
              <w:rPr>
                <w:lang w:bidi="en-US"/>
              </w:rPr>
              <w:t>Inspection</w:t>
            </w:r>
          </w:p>
        </w:tc>
      </w:tr>
      <w:tr w:rsidR="00B62AC8" w:rsidRPr="00B62AC8" w14:paraId="29143917" w14:textId="77777777" w:rsidTr="7E2ED256">
        <w:trPr>
          <w:trHeight w:val="300"/>
        </w:trPr>
        <w:tc>
          <w:tcPr>
            <w:tcW w:w="1749" w:type="dxa"/>
          </w:tcPr>
          <w:p w14:paraId="637C2792" w14:textId="77777777" w:rsidR="00B62AC8" w:rsidRPr="00B62AC8" w:rsidRDefault="00B62AC8" w:rsidP="00B62AC8">
            <w:pPr>
              <w:rPr>
                <w:lang w:bidi="en-US"/>
              </w:rPr>
            </w:pPr>
            <w:r w:rsidRPr="00B62AC8">
              <w:rPr>
                <w:lang w:bidi="en-US"/>
              </w:rPr>
              <w:t>F-EIC-CTRL-SW-ARCH.6</w:t>
            </w:r>
          </w:p>
        </w:tc>
        <w:tc>
          <w:tcPr>
            <w:tcW w:w="5909" w:type="dxa"/>
          </w:tcPr>
          <w:p w14:paraId="2D06F4A4" w14:textId="50FA0753" w:rsidR="00B62AC8" w:rsidRPr="00B62AC8" w:rsidRDefault="00B62AC8" w:rsidP="00B62AC8">
            <w:pPr>
              <w:rPr>
                <w:lang w:bidi="en-US"/>
              </w:rPr>
            </w:pPr>
            <w:r>
              <w:rPr>
                <w:lang w:bidi="en-US"/>
              </w:rPr>
              <w:t>The archive service should provide intuitive management interfaces, GUI applications for correlated data display (including array visualizations), and comprehensive documentation.</w:t>
            </w:r>
          </w:p>
        </w:tc>
        <w:tc>
          <w:tcPr>
            <w:tcW w:w="1830" w:type="dxa"/>
          </w:tcPr>
          <w:p w14:paraId="7EE400EE" w14:textId="77777777" w:rsidR="00B62AC8" w:rsidRPr="00B62AC8" w:rsidRDefault="00B62AC8" w:rsidP="00B62AC8">
            <w:pPr>
              <w:rPr>
                <w:lang w:bidi="en-US"/>
              </w:rPr>
            </w:pPr>
            <w:r w:rsidRPr="00B62AC8">
              <w:rPr>
                <w:lang w:bidi="en-US"/>
              </w:rPr>
              <w:t>Inspection</w:t>
            </w:r>
          </w:p>
        </w:tc>
      </w:tr>
      <w:tr w:rsidR="00B62AC8" w:rsidRPr="00B62AC8" w14:paraId="0BD98AEB" w14:textId="77777777" w:rsidTr="7E2ED256">
        <w:trPr>
          <w:trHeight w:val="300"/>
        </w:trPr>
        <w:tc>
          <w:tcPr>
            <w:tcW w:w="1749" w:type="dxa"/>
          </w:tcPr>
          <w:p w14:paraId="07DEFDD4" w14:textId="77777777" w:rsidR="00B62AC8" w:rsidRPr="00B62AC8" w:rsidRDefault="00B62AC8" w:rsidP="00B62AC8">
            <w:pPr>
              <w:rPr>
                <w:lang w:bidi="en-US"/>
              </w:rPr>
            </w:pPr>
            <w:r w:rsidRPr="00B62AC8">
              <w:rPr>
                <w:lang w:bidi="en-US"/>
              </w:rPr>
              <w:t>P-EIC-CTRL-SW-ARCH.1</w:t>
            </w:r>
          </w:p>
        </w:tc>
        <w:tc>
          <w:tcPr>
            <w:tcW w:w="5909" w:type="dxa"/>
          </w:tcPr>
          <w:p w14:paraId="10BC52A9" w14:textId="1817ACEE" w:rsidR="00B62AC8" w:rsidRPr="00B62AC8" w:rsidRDefault="00B62AC8" w:rsidP="00B62AC8">
            <w:pPr>
              <w:rPr>
                <w:lang w:bidi="en-US"/>
              </w:rPr>
            </w:pPr>
            <w:r>
              <w:rPr>
                <w:lang w:bidi="en-US"/>
              </w:rPr>
              <w:t>The system shall support sustained write throughput of at least 1-2M control point updates per second with no data loss under nominal load.</w:t>
            </w:r>
          </w:p>
        </w:tc>
        <w:tc>
          <w:tcPr>
            <w:tcW w:w="1830" w:type="dxa"/>
          </w:tcPr>
          <w:p w14:paraId="23BBCA0E" w14:textId="77777777" w:rsidR="00B62AC8" w:rsidRPr="00B62AC8" w:rsidRDefault="00B62AC8" w:rsidP="00B62AC8">
            <w:pPr>
              <w:rPr>
                <w:lang w:bidi="en-US"/>
              </w:rPr>
            </w:pPr>
            <w:r w:rsidRPr="00B62AC8">
              <w:rPr>
                <w:lang w:bidi="en-US"/>
              </w:rPr>
              <w:t>Demonstration</w:t>
            </w:r>
          </w:p>
        </w:tc>
      </w:tr>
      <w:tr w:rsidR="00B62AC8" w:rsidRPr="00B62AC8" w14:paraId="42FF374E" w14:textId="77777777" w:rsidTr="7E2ED256">
        <w:trPr>
          <w:trHeight w:val="300"/>
        </w:trPr>
        <w:tc>
          <w:tcPr>
            <w:tcW w:w="1749" w:type="dxa"/>
          </w:tcPr>
          <w:p w14:paraId="33B305A8" w14:textId="77777777" w:rsidR="00B62AC8" w:rsidRPr="00B62AC8" w:rsidRDefault="00B62AC8" w:rsidP="00B62AC8">
            <w:pPr>
              <w:rPr>
                <w:lang w:bidi="en-US"/>
              </w:rPr>
            </w:pPr>
            <w:r w:rsidRPr="00B62AC8">
              <w:rPr>
                <w:lang w:bidi="en-US"/>
              </w:rPr>
              <w:t>P-EIC-CTRL-SW-ARCH.2</w:t>
            </w:r>
          </w:p>
        </w:tc>
        <w:tc>
          <w:tcPr>
            <w:tcW w:w="5909" w:type="dxa"/>
          </w:tcPr>
          <w:p w14:paraId="75ECBEEB" w14:textId="66ABE99C" w:rsidR="00B62AC8" w:rsidRPr="00B62AC8" w:rsidRDefault="00B62AC8" w:rsidP="00B62AC8">
            <w:pPr>
              <w:rPr>
                <w:lang w:bidi="en-US"/>
              </w:rPr>
            </w:pPr>
            <w:r>
              <w:rPr>
                <w:lang w:bidi="en-US"/>
              </w:rPr>
              <w:t>Data reduction and aging routines should process and age out data at a rate of up to a few million samples/hour with &lt;20% CPU usage per archiver appliance.</w:t>
            </w:r>
          </w:p>
        </w:tc>
        <w:tc>
          <w:tcPr>
            <w:tcW w:w="1830" w:type="dxa"/>
          </w:tcPr>
          <w:p w14:paraId="166522C0" w14:textId="77777777" w:rsidR="00B62AC8" w:rsidRPr="00B62AC8" w:rsidRDefault="00B62AC8" w:rsidP="00B62AC8">
            <w:pPr>
              <w:rPr>
                <w:lang w:bidi="en-US"/>
              </w:rPr>
            </w:pPr>
            <w:r w:rsidRPr="00B62AC8">
              <w:rPr>
                <w:lang w:bidi="en-US"/>
              </w:rPr>
              <w:t>Demonstration</w:t>
            </w:r>
          </w:p>
        </w:tc>
      </w:tr>
      <w:tr w:rsidR="00B62AC8" w:rsidRPr="00B62AC8" w14:paraId="45E78526" w14:textId="77777777" w:rsidTr="7E2ED256">
        <w:trPr>
          <w:trHeight w:val="300"/>
        </w:trPr>
        <w:tc>
          <w:tcPr>
            <w:tcW w:w="1749" w:type="dxa"/>
          </w:tcPr>
          <w:p w14:paraId="53F988C5" w14:textId="77777777" w:rsidR="00B62AC8" w:rsidRPr="00B62AC8" w:rsidRDefault="00B62AC8" w:rsidP="00B62AC8">
            <w:pPr>
              <w:rPr>
                <w:lang w:bidi="en-US"/>
              </w:rPr>
            </w:pPr>
            <w:r w:rsidRPr="00B62AC8">
              <w:rPr>
                <w:lang w:bidi="en-US"/>
              </w:rPr>
              <w:t>P-EIC-CTRL-SW-ARCH.3</w:t>
            </w:r>
          </w:p>
        </w:tc>
        <w:tc>
          <w:tcPr>
            <w:tcW w:w="5909" w:type="dxa"/>
          </w:tcPr>
          <w:p w14:paraId="2700DAD0" w14:textId="3A488F35" w:rsidR="00B62AC8" w:rsidRPr="00B62AC8" w:rsidRDefault="00B62AC8" w:rsidP="00B62AC8">
            <w:pPr>
              <w:rPr>
                <w:lang w:bidi="en-US"/>
              </w:rPr>
            </w:pPr>
            <w:r>
              <w:rPr>
                <w:lang w:bidi="en-US"/>
              </w:rPr>
              <w:t>Time-range queries of up to one hour of 10Hz data (per signal) shall return results within 3 seconds for up to 1000 signals.</w:t>
            </w:r>
          </w:p>
        </w:tc>
        <w:tc>
          <w:tcPr>
            <w:tcW w:w="1830" w:type="dxa"/>
          </w:tcPr>
          <w:p w14:paraId="66D730F5" w14:textId="77777777" w:rsidR="00B62AC8" w:rsidRPr="00B62AC8" w:rsidRDefault="00B62AC8" w:rsidP="00B62AC8">
            <w:pPr>
              <w:rPr>
                <w:lang w:bidi="en-US"/>
              </w:rPr>
            </w:pPr>
            <w:r w:rsidRPr="00B62AC8">
              <w:rPr>
                <w:lang w:bidi="en-US"/>
              </w:rPr>
              <w:t>Demonstration</w:t>
            </w:r>
          </w:p>
        </w:tc>
      </w:tr>
      <w:tr w:rsidR="00B62AC8" w:rsidRPr="00B62AC8" w14:paraId="2EEC6A78" w14:textId="77777777" w:rsidTr="7E2ED256">
        <w:trPr>
          <w:trHeight w:val="300"/>
        </w:trPr>
        <w:tc>
          <w:tcPr>
            <w:tcW w:w="1749" w:type="dxa"/>
          </w:tcPr>
          <w:p w14:paraId="5DEBD72C" w14:textId="77777777" w:rsidR="00B62AC8" w:rsidRPr="00B62AC8" w:rsidRDefault="00B62AC8" w:rsidP="00B62AC8">
            <w:pPr>
              <w:rPr>
                <w:lang w:bidi="en-US"/>
              </w:rPr>
            </w:pPr>
            <w:r w:rsidRPr="00B62AC8">
              <w:rPr>
                <w:lang w:bidi="en-US"/>
              </w:rPr>
              <w:t>P-EIC-CTRL-SW-ARCH.4</w:t>
            </w:r>
          </w:p>
        </w:tc>
        <w:tc>
          <w:tcPr>
            <w:tcW w:w="5909" w:type="dxa"/>
          </w:tcPr>
          <w:p w14:paraId="3BAAA10E" w14:textId="0AB08E66" w:rsidR="00B62AC8" w:rsidRPr="00B62AC8" w:rsidRDefault="00B62AC8" w:rsidP="00B62AC8">
            <w:pPr>
              <w:rPr>
                <w:lang w:bidi="en-US"/>
              </w:rPr>
            </w:pPr>
            <w:r>
              <w:rPr>
                <w:lang w:bidi="en-US"/>
              </w:rPr>
              <w:t>Export of 1-hour time series (10Hz) for 500 channels should complete within 10 seconds and support streaming formats (e.g., CSV, JSON)</w:t>
            </w:r>
          </w:p>
        </w:tc>
        <w:tc>
          <w:tcPr>
            <w:tcW w:w="1830" w:type="dxa"/>
          </w:tcPr>
          <w:p w14:paraId="1BF16969" w14:textId="77777777" w:rsidR="00B62AC8" w:rsidRPr="00B62AC8" w:rsidRDefault="00B62AC8" w:rsidP="00B62AC8">
            <w:pPr>
              <w:rPr>
                <w:lang w:bidi="en-US"/>
              </w:rPr>
            </w:pPr>
            <w:r w:rsidRPr="00B62AC8">
              <w:rPr>
                <w:lang w:bidi="en-US"/>
              </w:rPr>
              <w:t>Demonstration</w:t>
            </w:r>
          </w:p>
        </w:tc>
      </w:tr>
    </w:tbl>
    <w:p w14:paraId="541088B7" w14:textId="77777777" w:rsidR="00B62AC8" w:rsidRDefault="00B62AC8" w:rsidP="00A531EC">
      <w:pPr>
        <w:rPr>
          <w:lang w:bidi="en-US"/>
        </w:rPr>
      </w:pPr>
    </w:p>
    <w:p w14:paraId="705DFA79" w14:textId="37F79D78" w:rsidR="00B62AC8" w:rsidRDefault="00B62AC8" w:rsidP="3B67F6C0">
      <w:pPr>
        <w:pStyle w:val="Caption"/>
        <w:keepNext/>
        <w:jc w:val="both"/>
        <w:rPr>
          <w:b/>
          <w:bCs/>
        </w:rPr>
      </w:pPr>
      <w:r w:rsidRPr="4D62E501">
        <w:rPr>
          <w:b/>
          <w:bCs/>
        </w:rPr>
        <w:t xml:space="preserve">Table </w:t>
      </w:r>
      <w:r>
        <w:fldChar w:fldCharType="begin"/>
      </w:r>
      <w:r>
        <w:instrText>SEQ Table \* ARABIC</w:instrText>
      </w:r>
      <w:r>
        <w:fldChar w:fldCharType="separate"/>
      </w:r>
      <w:r w:rsidR="4BEDC9F4" w:rsidRPr="4D62E501">
        <w:rPr>
          <w:noProof/>
        </w:rPr>
        <w:t>4</w:t>
      </w:r>
      <w:r>
        <w:fldChar w:fldCharType="end"/>
      </w:r>
      <w:r w:rsidR="4BEDC9F4" w:rsidRPr="4D62E501">
        <w:rPr>
          <w:b/>
          <w:bCs/>
        </w:rPr>
        <w:t>-6</w:t>
      </w:r>
      <w:r w:rsidRPr="4D62E501">
        <w:rPr>
          <w:b/>
          <w:bCs/>
        </w:rPr>
        <w:t xml:space="preserve">:  Subsystem </w:t>
      </w:r>
      <w:r w:rsidR="1D660912" w:rsidRPr="4D62E501">
        <w:rPr>
          <w:b/>
          <w:bCs/>
        </w:rPr>
        <w:t xml:space="preserve">Functional and </w:t>
      </w:r>
      <w:r w:rsidRPr="4D62E501">
        <w:rPr>
          <w:b/>
          <w:bCs/>
        </w:rPr>
        <w:t>Performance Requirements for Controls Software</w:t>
      </w:r>
      <w:ins w:id="101" w:author="Yin, Zhijian" w:date="2025-10-28T19:07:00Z">
        <w:r w:rsidR="22DEE4C4" w:rsidRPr="4D62E501">
          <w:rPr>
            <w:b/>
            <w:bCs/>
          </w:rPr>
          <w:t>:</w:t>
        </w:r>
      </w:ins>
      <w:r w:rsidR="00B11D5F" w:rsidRPr="4D62E501">
        <w:rPr>
          <w:b/>
          <w:bCs/>
        </w:rPr>
        <w:t xml:space="preserve"> </w:t>
      </w:r>
      <w:r w:rsidR="0F7D6583" w:rsidRPr="4D62E501">
        <w:rPr>
          <w:b/>
          <w:bCs/>
        </w:rPr>
        <w:t>D</w:t>
      </w:r>
      <w:r w:rsidR="00B11D5F" w:rsidRPr="4D62E501">
        <w:rPr>
          <w:b/>
          <w:bCs/>
        </w:rPr>
        <w:t xml:space="preserve">irectory </w:t>
      </w:r>
      <w:r w:rsidR="0388060B" w:rsidRPr="4D62E501">
        <w:rPr>
          <w:b/>
          <w:bCs/>
        </w:rPr>
        <w:t>S</w:t>
      </w:r>
      <w:r w:rsidR="00B11D5F" w:rsidRPr="4D62E501">
        <w:rPr>
          <w:b/>
          <w:bCs/>
        </w:rPr>
        <w:t>ervice</w:t>
      </w:r>
    </w:p>
    <w:p w14:paraId="7299698F" w14:textId="77777777" w:rsidR="00B62AC8" w:rsidRDefault="00B62AC8" w:rsidP="00A531EC">
      <w:pPr>
        <w:rPr>
          <w:lang w:bidi="en-US"/>
        </w:rPr>
      </w:pPr>
    </w:p>
    <w:tbl>
      <w:tblPr>
        <w:tblStyle w:val="TableGrid"/>
        <w:tblW w:w="9474" w:type="dxa"/>
        <w:tblLayout w:type="fixed"/>
        <w:tblLook w:val="04A0" w:firstRow="1" w:lastRow="0" w:firstColumn="1" w:lastColumn="0" w:noHBand="0" w:noVBand="1"/>
      </w:tblPr>
      <w:tblGrid>
        <w:gridCol w:w="1753"/>
        <w:gridCol w:w="5952"/>
        <w:gridCol w:w="1769"/>
      </w:tblGrid>
      <w:tr w:rsidR="00B62AC8" w:rsidRPr="00B62AC8" w14:paraId="599753C9"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3" w:type="dxa"/>
          </w:tcPr>
          <w:p w14:paraId="02E04865" w14:textId="6C1392B5" w:rsidR="00B62AC8" w:rsidRPr="00B62AC8" w:rsidRDefault="3C7D9BCC" w:rsidP="3B67F6C0">
            <w:r w:rsidRPr="3B67F6C0">
              <w:rPr>
                <w:lang w:bidi="en-US"/>
              </w:rPr>
              <w:t>UniqueID</w:t>
            </w:r>
          </w:p>
        </w:tc>
        <w:tc>
          <w:tcPr>
            <w:tcW w:w="5952" w:type="dxa"/>
          </w:tcPr>
          <w:p w14:paraId="71460A61" w14:textId="7488A74C" w:rsidR="00B62AC8" w:rsidRPr="00B62AC8" w:rsidRDefault="00B62AC8" w:rsidP="3B67F6C0">
            <w:pPr>
              <w:rPr>
                <w:bCs/>
                <w:lang w:bidi="en-US"/>
              </w:rPr>
            </w:pPr>
            <w:r w:rsidRPr="3B67F6C0">
              <w:rPr>
                <w:bCs/>
                <w:lang w:bidi="en-US"/>
              </w:rPr>
              <w:t>Requirement</w:t>
            </w:r>
          </w:p>
        </w:tc>
        <w:tc>
          <w:tcPr>
            <w:tcW w:w="1769" w:type="dxa"/>
          </w:tcPr>
          <w:p w14:paraId="27091438" w14:textId="77777777" w:rsidR="00B62AC8" w:rsidRPr="00B62AC8" w:rsidRDefault="00B62AC8" w:rsidP="00B62AC8">
            <w:pPr>
              <w:rPr>
                <w:bCs/>
                <w:lang w:bidi="en-US"/>
              </w:rPr>
            </w:pPr>
            <w:r w:rsidRPr="00B62AC8">
              <w:rPr>
                <w:bCs/>
                <w:lang w:bidi="en-US"/>
              </w:rPr>
              <w:t>Verification Method</w:t>
            </w:r>
          </w:p>
        </w:tc>
      </w:tr>
      <w:tr w:rsidR="00B62AC8" w:rsidRPr="00B62AC8" w14:paraId="687FA5EE" w14:textId="77777777" w:rsidTr="7E2ED256">
        <w:trPr>
          <w:trHeight w:val="300"/>
        </w:trPr>
        <w:tc>
          <w:tcPr>
            <w:tcW w:w="1753" w:type="dxa"/>
          </w:tcPr>
          <w:p w14:paraId="1D763A63" w14:textId="77777777" w:rsidR="00B62AC8" w:rsidRPr="00B62AC8" w:rsidRDefault="00B62AC8" w:rsidP="00B62AC8">
            <w:pPr>
              <w:rPr>
                <w:lang w:bidi="en-US"/>
              </w:rPr>
            </w:pPr>
            <w:r w:rsidRPr="00B62AC8">
              <w:rPr>
                <w:lang w:bidi="en-US"/>
              </w:rPr>
              <w:t>F-EIC-CTRL-SW-DIR.1</w:t>
            </w:r>
          </w:p>
        </w:tc>
        <w:tc>
          <w:tcPr>
            <w:tcW w:w="5952" w:type="dxa"/>
          </w:tcPr>
          <w:p w14:paraId="5BAA9ED0" w14:textId="097EBF49" w:rsidR="00B62AC8" w:rsidRPr="00B62AC8" w:rsidRDefault="00B62AC8" w:rsidP="00B62AC8">
            <w:pPr>
              <w:rPr>
                <w:lang w:bidi="en-US"/>
              </w:rPr>
            </w:pPr>
            <w:r>
              <w:rPr>
                <w:lang w:bidi="en-US"/>
              </w:rPr>
              <w:t>Directory Service shall manage a directory of uniquely named entries with enforced naming conventions</w:t>
            </w:r>
          </w:p>
        </w:tc>
        <w:tc>
          <w:tcPr>
            <w:tcW w:w="1769" w:type="dxa"/>
          </w:tcPr>
          <w:p w14:paraId="3B9B69E7" w14:textId="77777777" w:rsidR="00B62AC8" w:rsidRPr="00B62AC8" w:rsidRDefault="00B62AC8" w:rsidP="00B62AC8">
            <w:pPr>
              <w:rPr>
                <w:lang w:bidi="en-US"/>
              </w:rPr>
            </w:pPr>
            <w:r w:rsidRPr="00B62AC8">
              <w:rPr>
                <w:lang w:bidi="en-US"/>
              </w:rPr>
              <w:t>Inspection</w:t>
            </w:r>
          </w:p>
        </w:tc>
      </w:tr>
      <w:tr w:rsidR="00B62AC8" w:rsidRPr="00B62AC8" w14:paraId="091B4366" w14:textId="77777777" w:rsidTr="7E2ED256">
        <w:trPr>
          <w:trHeight w:val="300"/>
        </w:trPr>
        <w:tc>
          <w:tcPr>
            <w:tcW w:w="1753" w:type="dxa"/>
          </w:tcPr>
          <w:p w14:paraId="040D888F" w14:textId="77777777" w:rsidR="00B62AC8" w:rsidRPr="00B62AC8" w:rsidRDefault="00B62AC8" w:rsidP="00B62AC8">
            <w:pPr>
              <w:rPr>
                <w:lang w:bidi="en-US"/>
              </w:rPr>
            </w:pPr>
            <w:r w:rsidRPr="00B62AC8">
              <w:rPr>
                <w:lang w:bidi="en-US"/>
              </w:rPr>
              <w:t>F-EIC-CTRL-SW-DIR.2</w:t>
            </w:r>
          </w:p>
        </w:tc>
        <w:tc>
          <w:tcPr>
            <w:tcW w:w="5952" w:type="dxa"/>
          </w:tcPr>
          <w:p w14:paraId="163C9B69" w14:textId="7BBEEA9C" w:rsidR="00B62AC8" w:rsidRPr="00B62AC8" w:rsidRDefault="00B62AC8" w:rsidP="00B62AC8">
            <w:pPr>
              <w:rPr>
                <w:lang w:bidi="en-US"/>
              </w:rPr>
            </w:pPr>
            <w:r>
              <w:rPr>
                <w:lang w:bidi="en-US"/>
              </w:rPr>
              <w:t>Entries shall be organized using properties and tags</w:t>
            </w:r>
          </w:p>
        </w:tc>
        <w:tc>
          <w:tcPr>
            <w:tcW w:w="1769" w:type="dxa"/>
          </w:tcPr>
          <w:p w14:paraId="2E22CD3C" w14:textId="77777777" w:rsidR="00B62AC8" w:rsidRPr="00B62AC8" w:rsidRDefault="00B62AC8" w:rsidP="00B62AC8">
            <w:pPr>
              <w:rPr>
                <w:lang w:bidi="en-US"/>
              </w:rPr>
            </w:pPr>
            <w:r w:rsidRPr="00B62AC8">
              <w:rPr>
                <w:lang w:bidi="en-US"/>
              </w:rPr>
              <w:t>Inspection</w:t>
            </w:r>
          </w:p>
        </w:tc>
      </w:tr>
      <w:tr w:rsidR="00B62AC8" w:rsidRPr="00B62AC8" w14:paraId="2B9A6D3D" w14:textId="77777777" w:rsidTr="7E2ED256">
        <w:trPr>
          <w:trHeight w:val="300"/>
        </w:trPr>
        <w:tc>
          <w:tcPr>
            <w:tcW w:w="1753" w:type="dxa"/>
          </w:tcPr>
          <w:p w14:paraId="75F5443E" w14:textId="77777777" w:rsidR="00B62AC8" w:rsidRPr="00B62AC8" w:rsidRDefault="00B62AC8" w:rsidP="00B62AC8">
            <w:pPr>
              <w:rPr>
                <w:lang w:bidi="en-US"/>
              </w:rPr>
            </w:pPr>
            <w:r w:rsidRPr="00B62AC8">
              <w:rPr>
                <w:lang w:bidi="en-US"/>
              </w:rPr>
              <w:t>F-EIC-CTRL-SW-DIR.3</w:t>
            </w:r>
          </w:p>
        </w:tc>
        <w:tc>
          <w:tcPr>
            <w:tcW w:w="5952" w:type="dxa"/>
          </w:tcPr>
          <w:p w14:paraId="5D47F476" w14:textId="0E7566C0" w:rsidR="00B62AC8" w:rsidRPr="00B62AC8" w:rsidRDefault="00B62AC8" w:rsidP="00B62AC8">
            <w:pPr>
              <w:rPr>
                <w:lang w:bidi="en-US"/>
              </w:rPr>
            </w:pPr>
            <w:r>
              <w:rPr>
                <w:lang w:bidi="en-US"/>
              </w:rPr>
              <w:t>Directory clients shall have capability to add, modify, or delete entries</w:t>
            </w:r>
          </w:p>
        </w:tc>
        <w:tc>
          <w:tcPr>
            <w:tcW w:w="1769" w:type="dxa"/>
          </w:tcPr>
          <w:p w14:paraId="2C7A291C" w14:textId="77777777" w:rsidR="00B62AC8" w:rsidRPr="00B62AC8" w:rsidRDefault="00B62AC8" w:rsidP="00B62AC8">
            <w:pPr>
              <w:rPr>
                <w:lang w:bidi="en-US"/>
              </w:rPr>
            </w:pPr>
            <w:r w:rsidRPr="00B62AC8">
              <w:rPr>
                <w:lang w:bidi="en-US"/>
              </w:rPr>
              <w:t>Inspection</w:t>
            </w:r>
          </w:p>
        </w:tc>
      </w:tr>
      <w:tr w:rsidR="00B62AC8" w:rsidRPr="00B62AC8" w14:paraId="785146F1" w14:textId="77777777" w:rsidTr="7E2ED256">
        <w:trPr>
          <w:trHeight w:val="300"/>
        </w:trPr>
        <w:tc>
          <w:tcPr>
            <w:tcW w:w="1753" w:type="dxa"/>
          </w:tcPr>
          <w:p w14:paraId="5E5D7967" w14:textId="77777777" w:rsidR="00B62AC8" w:rsidRPr="00B62AC8" w:rsidRDefault="00B62AC8" w:rsidP="00B62AC8">
            <w:pPr>
              <w:rPr>
                <w:lang w:bidi="en-US"/>
              </w:rPr>
            </w:pPr>
            <w:r w:rsidRPr="00B62AC8">
              <w:rPr>
                <w:lang w:bidi="en-US"/>
              </w:rPr>
              <w:t>F-EIC-CTRL-SW-DIR.4</w:t>
            </w:r>
          </w:p>
        </w:tc>
        <w:tc>
          <w:tcPr>
            <w:tcW w:w="5952" w:type="dxa"/>
          </w:tcPr>
          <w:p w14:paraId="43073FC1" w14:textId="41D9AAC5" w:rsidR="00B62AC8" w:rsidRPr="00B62AC8" w:rsidRDefault="00B62AC8" w:rsidP="00B62AC8">
            <w:pPr>
              <w:rPr>
                <w:lang w:bidi="en-US"/>
              </w:rPr>
            </w:pPr>
            <w:r>
              <w:rPr>
                <w:lang w:bidi="en-US"/>
              </w:rPr>
              <w:t>The service shall track support tracking changes to entries with an audit trail including support for backup and redundancy</w:t>
            </w:r>
          </w:p>
        </w:tc>
        <w:tc>
          <w:tcPr>
            <w:tcW w:w="1769" w:type="dxa"/>
          </w:tcPr>
          <w:p w14:paraId="0825B911" w14:textId="77777777" w:rsidR="00B62AC8" w:rsidRPr="00B62AC8" w:rsidRDefault="00B62AC8" w:rsidP="00B62AC8">
            <w:pPr>
              <w:rPr>
                <w:lang w:bidi="en-US"/>
              </w:rPr>
            </w:pPr>
            <w:r w:rsidRPr="00B62AC8">
              <w:rPr>
                <w:lang w:bidi="en-US"/>
              </w:rPr>
              <w:t>Inspection</w:t>
            </w:r>
          </w:p>
        </w:tc>
      </w:tr>
      <w:tr w:rsidR="00B62AC8" w:rsidRPr="00B62AC8" w14:paraId="3FA69FD5" w14:textId="77777777" w:rsidTr="7E2ED256">
        <w:trPr>
          <w:trHeight w:val="300"/>
        </w:trPr>
        <w:tc>
          <w:tcPr>
            <w:tcW w:w="1753" w:type="dxa"/>
          </w:tcPr>
          <w:p w14:paraId="611B83F5" w14:textId="77777777" w:rsidR="00B62AC8" w:rsidRPr="00B62AC8" w:rsidRDefault="00B62AC8" w:rsidP="00B62AC8">
            <w:pPr>
              <w:rPr>
                <w:lang w:bidi="en-US"/>
              </w:rPr>
            </w:pPr>
            <w:r w:rsidRPr="00B62AC8">
              <w:rPr>
                <w:lang w:bidi="en-US"/>
              </w:rPr>
              <w:lastRenderedPageBreak/>
              <w:t>F-EIC-CTRL-SW-DIR.5</w:t>
            </w:r>
          </w:p>
        </w:tc>
        <w:tc>
          <w:tcPr>
            <w:tcW w:w="5952" w:type="dxa"/>
          </w:tcPr>
          <w:p w14:paraId="77A24A4F" w14:textId="7D3D6465" w:rsidR="00B62AC8" w:rsidRPr="00B62AC8" w:rsidRDefault="00B62AC8" w:rsidP="00B62AC8">
            <w:pPr>
              <w:rPr>
                <w:lang w:bidi="en-US"/>
              </w:rPr>
            </w:pPr>
            <w:r>
              <w:rPr>
                <w:lang w:bidi="en-US"/>
              </w:rPr>
              <w:t>Entries shall be retrieved by name, class, or shared attributes</w:t>
            </w:r>
          </w:p>
        </w:tc>
        <w:tc>
          <w:tcPr>
            <w:tcW w:w="1769" w:type="dxa"/>
          </w:tcPr>
          <w:p w14:paraId="28099FA7" w14:textId="77777777" w:rsidR="00B62AC8" w:rsidRPr="00B62AC8" w:rsidRDefault="00B62AC8" w:rsidP="00B62AC8">
            <w:pPr>
              <w:rPr>
                <w:lang w:bidi="en-US"/>
              </w:rPr>
            </w:pPr>
            <w:r w:rsidRPr="00B62AC8">
              <w:rPr>
                <w:lang w:bidi="en-US"/>
              </w:rPr>
              <w:t>Inspection</w:t>
            </w:r>
          </w:p>
        </w:tc>
      </w:tr>
      <w:tr w:rsidR="00B62AC8" w:rsidRPr="00B62AC8" w14:paraId="3BD27E94" w14:textId="77777777" w:rsidTr="7E2ED256">
        <w:trPr>
          <w:trHeight w:val="300"/>
        </w:trPr>
        <w:tc>
          <w:tcPr>
            <w:tcW w:w="1753" w:type="dxa"/>
          </w:tcPr>
          <w:p w14:paraId="764E8F8F" w14:textId="77777777" w:rsidR="00B62AC8" w:rsidRPr="00B62AC8" w:rsidRDefault="00B62AC8" w:rsidP="00B62AC8">
            <w:pPr>
              <w:rPr>
                <w:lang w:bidi="en-US"/>
              </w:rPr>
            </w:pPr>
            <w:r w:rsidRPr="00B62AC8">
              <w:rPr>
                <w:lang w:bidi="en-US"/>
              </w:rPr>
              <w:t>F-EIC-CTRL-SW-DIR.6</w:t>
            </w:r>
          </w:p>
        </w:tc>
        <w:tc>
          <w:tcPr>
            <w:tcW w:w="5952" w:type="dxa"/>
          </w:tcPr>
          <w:p w14:paraId="3EE65158" w14:textId="62BAC0B2" w:rsidR="00B62AC8" w:rsidRPr="00B62AC8" w:rsidRDefault="00B62AC8" w:rsidP="00B62AC8">
            <w:pPr>
              <w:rPr>
                <w:lang w:bidi="en-US"/>
              </w:rPr>
            </w:pPr>
            <w:r>
              <w:rPr>
                <w:lang w:bidi="en-US"/>
              </w:rPr>
              <w:t>Directory Service should support credential-aware access</w:t>
            </w:r>
          </w:p>
        </w:tc>
        <w:tc>
          <w:tcPr>
            <w:tcW w:w="1769" w:type="dxa"/>
          </w:tcPr>
          <w:p w14:paraId="24CB6221" w14:textId="77777777" w:rsidR="00B62AC8" w:rsidRPr="00B62AC8" w:rsidRDefault="00B62AC8" w:rsidP="00B62AC8">
            <w:pPr>
              <w:rPr>
                <w:lang w:bidi="en-US"/>
              </w:rPr>
            </w:pPr>
            <w:r w:rsidRPr="00B62AC8">
              <w:rPr>
                <w:lang w:bidi="en-US"/>
              </w:rPr>
              <w:t>Inspection</w:t>
            </w:r>
          </w:p>
        </w:tc>
      </w:tr>
      <w:tr w:rsidR="00B62AC8" w:rsidRPr="00B62AC8" w14:paraId="49E45E9C" w14:textId="77777777" w:rsidTr="7E2ED256">
        <w:trPr>
          <w:trHeight w:val="300"/>
        </w:trPr>
        <w:tc>
          <w:tcPr>
            <w:tcW w:w="1753" w:type="dxa"/>
          </w:tcPr>
          <w:p w14:paraId="154ECDAF" w14:textId="77777777" w:rsidR="00B62AC8" w:rsidRPr="00B62AC8" w:rsidRDefault="00B62AC8" w:rsidP="00B62AC8">
            <w:pPr>
              <w:rPr>
                <w:lang w:bidi="en-US"/>
              </w:rPr>
            </w:pPr>
            <w:r w:rsidRPr="00B62AC8">
              <w:rPr>
                <w:lang w:bidi="en-US"/>
              </w:rPr>
              <w:t>F-EIC-CTRL-SW-DIR.7</w:t>
            </w:r>
          </w:p>
        </w:tc>
        <w:tc>
          <w:tcPr>
            <w:tcW w:w="5952" w:type="dxa"/>
          </w:tcPr>
          <w:p w14:paraId="0B3564DB" w14:textId="7E9A882C" w:rsidR="00B62AC8" w:rsidRPr="00B62AC8" w:rsidRDefault="00B62AC8" w:rsidP="00B62AC8">
            <w:pPr>
              <w:rPr>
                <w:lang w:bidi="en-US"/>
              </w:rPr>
            </w:pPr>
            <w:r>
              <w:rPr>
                <w:lang w:bidi="en-US"/>
              </w:rPr>
              <w:t>Directory Service shall support private/sandbox instances</w:t>
            </w:r>
          </w:p>
        </w:tc>
        <w:tc>
          <w:tcPr>
            <w:tcW w:w="1769" w:type="dxa"/>
          </w:tcPr>
          <w:p w14:paraId="1A6AD477" w14:textId="77777777" w:rsidR="00B62AC8" w:rsidRPr="00B62AC8" w:rsidRDefault="00B62AC8" w:rsidP="00B62AC8">
            <w:pPr>
              <w:rPr>
                <w:lang w:bidi="en-US"/>
              </w:rPr>
            </w:pPr>
            <w:r w:rsidRPr="00B62AC8">
              <w:rPr>
                <w:lang w:bidi="en-US"/>
              </w:rPr>
              <w:t>Inspection</w:t>
            </w:r>
          </w:p>
        </w:tc>
      </w:tr>
      <w:tr w:rsidR="00B62AC8" w:rsidRPr="00B62AC8" w14:paraId="10718DD7" w14:textId="77777777" w:rsidTr="7E2ED256">
        <w:trPr>
          <w:trHeight w:val="300"/>
        </w:trPr>
        <w:tc>
          <w:tcPr>
            <w:tcW w:w="1753" w:type="dxa"/>
          </w:tcPr>
          <w:p w14:paraId="590E6468" w14:textId="77777777" w:rsidR="00B62AC8" w:rsidRPr="00B62AC8" w:rsidRDefault="00B62AC8" w:rsidP="00B62AC8">
            <w:pPr>
              <w:rPr>
                <w:lang w:bidi="en-US"/>
              </w:rPr>
            </w:pPr>
            <w:r w:rsidRPr="00B62AC8">
              <w:rPr>
                <w:lang w:bidi="en-US"/>
              </w:rPr>
              <w:t>F-EIC-CTRL-SW-DIR.8</w:t>
            </w:r>
          </w:p>
        </w:tc>
        <w:tc>
          <w:tcPr>
            <w:tcW w:w="5952" w:type="dxa"/>
          </w:tcPr>
          <w:p w14:paraId="182ECC8A" w14:textId="5050D9AB" w:rsidR="00B62AC8" w:rsidRPr="00B62AC8" w:rsidRDefault="00B62AC8" w:rsidP="00B62AC8">
            <w:pPr>
              <w:rPr>
                <w:lang w:bidi="en-US"/>
              </w:rPr>
            </w:pPr>
            <w:r>
              <w:rPr>
                <w:lang w:bidi="en-US"/>
              </w:rPr>
              <w:t>Service should be scalable and provide high availability and fault tolerance</w:t>
            </w:r>
          </w:p>
        </w:tc>
        <w:tc>
          <w:tcPr>
            <w:tcW w:w="1769" w:type="dxa"/>
          </w:tcPr>
          <w:p w14:paraId="56698D0B" w14:textId="77777777" w:rsidR="00B62AC8" w:rsidRPr="00B62AC8" w:rsidRDefault="00B62AC8" w:rsidP="00B62AC8">
            <w:pPr>
              <w:rPr>
                <w:lang w:bidi="en-US"/>
              </w:rPr>
            </w:pPr>
            <w:r w:rsidRPr="00B62AC8">
              <w:rPr>
                <w:lang w:bidi="en-US"/>
              </w:rPr>
              <w:t>Inspection</w:t>
            </w:r>
          </w:p>
        </w:tc>
      </w:tr>
      <w:tr w:rsidR="00B62AC8" w:rsidRPr="00B62AC8" w14:paraId="1D3E2F41" w14:textId="77777777" w:rsidTr="7E2ED256">
        <w:trPr>
          <w:trHeight w:val="300"/>
        </w:trPr>
        <w:tc>
          <w:tcPr>
            <w:tcW w:w="1753" w:type="dxa"/>
          </w:tcPr>
          <w:p w14:paraId="6F5B196A" w14:textId="77777777" w:rsidR="00B62AC8" w:rsidRPr="00B62AC8" w:rsidRDefault="00B62AC8" w:rsidP="00B62AC8">
            <w:pPr>
              <w:rPr>
                <w:lang w:bidi="en-US"/>
              </w:rPr>
            </w:pPr>
            <w:r w:rsidRPr="00B62AC8">
              <w:rPr>
                <w:lang w:bidi="en-US"/>
              </w:rPr>
              <w:t>P-EIC-CTRL-SW-DIR.1</w:t>
            </w:r>
          </w:p>
        </w:tc>
        <w:tc>
          <w:tcPr>
            <w:tcW w:w="5952" w:type="dxa"/>
          </w:tcPr>
          <w:p w14:paraId="14EAED13" w14:textId="55A89B57" w:rsidR="00B62AC8" w:rsidRPr="00B62AC8" w:rsidRDefault="00B62AC8" w:rsidP="00B62AC8">
            <w:pPr>
              <w:rPr>
                <w:lang w:bidi="en-US"/>
              </w:rPr>
            </w:pPr>
            <w:r>
              <w:rPr>
                <w:lang w:bidi="en-US"/>
              </w:rPr>
              <w:t>Directory service clients should support completion of add/modify/delete operations within 100ms</w:t>
            </w:r>
          </w:p>
        </w:tc>
        <w:tc>
          <w:tcPr>
            <w:tcW w:w="1769" w:type="dxa"/>
          </w:tcPr>
          <w:p w14:paraId="1395A53B" w14:textId="77777777" w:rsidR="00B62AC8" w:rsidRPr="00B62AC8" w:rsidRDefault="00B62AC8" w:rsidP="00B62AC8">
            <w:pPr>
              <w:rPr>
                <w:lang w:bidi="en-US"/>
              </w:rPr>
            </w:pPr>
            <w:r w:rsidRPr="00B62AC8">
              <w:rPr>
                <w:lang w:bidi="en-US"/>
              </w:rPr>
              <w:t>Demonstration</w:t>
            </w:r>
          </w:p>
        </w:tc>
      </w:tr>
      <w:tr w:rsidR="00B62AC8" w:rsidRPr="00B62AC8" w14:paraId="29CDFEAB" w14:textId="77777777" w:rsidTr="7E2ED256">
        <w:trPr>
          <w:trHeight w:val="300"/>
        </w:trPr>
        <w:tc>
          <w:tcPr>
            <w:tcW w:w="1753" w:type="dxa"/>
          </w:tcPr>
          <w:p w14:paraId="75A79E29" w14:textId="77777777" w:rsidR="00B62AC8" w:rsidRPr="00B62AC8" w:rsidRDefault="00B62AC8" w:rsidP="00B62AC8">
            <w:pPr>
              <w:rPr>
                <w:lang w:bidi="en-US"/>
              </w:rPr>
            </w:pPr>
            <w:r w:rsidRPr="00B62AC8">
              <w:rPr>
                <w:lang w:bidi="en-US"/>
              </w:rPr>
              <w:t>P-EIC-CTRL-SW-DIR.2</w:t>
            </w:r>
          </w:p>
        </w:tc>
        <w:tc>
          <w:tcPr>
            <w:tcW w:w="5952" w:type="dxa"/>
          </w:tcPr>
          <w:p w14:paraId="3A6B8B06" w14:textId="002E8682" w:rsidR="00B62AC8" w:rsidRPr="00B62AC8" w:rsidRDefault="00B62AC8" w:rsidP="00B62AC8">
            <w:pPr>
              <w:rPr>
                <w:lang w:bidi="en-US"/>
              </w:rPr>
            </w:pPr>
            <w:r w:rsidRPr="3B67F6C0">
              <w:rPr>
                <w:lang w:bidi="en-US"/>
              </w:rPr>
              <w:t>Audit log entries should be written within 250ms of the associated action. Backups should not introduce more than a 10% latency overhead</w:t>
            </w:r>
          </w:p>
        </w:tc>
        <w:tc>
          <w:tcPr>
            <w:tcW w:w="1769" w:type="dxa"/>
          </w:tcPr>
          <w:p w14:paraId="4AC13008" w14:textId="77777777" w:rsidR="00B62AC8" w:rsidRPr="00B62AC8" w:rsidRDefault="00B62AC8" w:rsidP="00B62AC8">
            <w:pPr>
              <w:rPr>
                <w:lang w:bidi="en-US"/>
              </w:rPr>
            </w:pPr>
            <w:r w:rsidRPr="00B62AC8">
              <w:rPr>
                <w:lang w:bidi="en-US"/>
              </w:rPr>
              <w:t>Demonstration</w:t>
            </w:r>
          </w:p>
        </w:tc>
      </w:tr>
      <w:tr w:rsidR="00B62AC8" w:rsidRPr="00B62AC8" w14:paraId="501EA2B7" w14:textId="77777777" w:rsidTr="7E2ED256">
        <w:trPr>
          <w:trHeight w:val="300"/>
        </w:trPr>
        <w:tc>
          <w:tcPr>
            <w:tcW w:w="1753" w:type="dxa"/>
          </w:tcPr>
          <w:p w14:paraId="5EAFB638" w14:textId="77777777" w:rsidR="00B62AC8" w:rsidRPr="00B62AC8" w:rsidRDefault="00B62AC8" w:rsidP="00B62AC8">
            <w:pPr>
              <w:rPr>
                <w:lang w:bidi="en-US"/>
              </w:rPr>
            </w:pPr>
            <w:r w:rsidRPr="00B62AC8">
              <w:rPr>
                <w:lang w:bidi="en-US"/>
              </w:rPr>
              <w:t>P-EIC-CTRL-SW-DIR.3</w:t>
            </w:r>
          </w:p>
        </w:tc>
        <w:tc>
          <w:tcPr>
            <w:tcW w:w="5952" w:type="dxa"/>
          </w:tcPr>
          <w:p w14:paraId="15EE62DB" w14:textId="36A24A42" w:rsidR="00B62AC8" w:rsidRPr="00B62AC8" w:rsidRDefault="00B62AC8" w:rsidP="00B62AC8">
            <w:pPr>
              <w:rPr>
                <w:lang w:bidi="en-US"/>
              </w:rPr>
            </w:pPr>
            <w:r w:rsidRPr="3B67F6C0">
              <w:rPr>
                <w:lang w:bidi="en-US"/>
              </w:rPr>
              <w:t>Directory lookups should complete within 50ms for attribute-based filtering of &lt;10K entries</w:t>
            </w:r>
          </w:p>
        </w:tc>
        <w:tc>
          <w:tcPr>
            <w:tcW w:w="1769" w:type="dxa"/>
          </w:tcPr>
          <w:p w14:paraId="75531D3C" w14:textId="77777777" w:rsidR="00B62AC8" w:rsidRPr="00B62AC8" w:rsidRDefault="00B62AC8" w:rsidP="00B62AC8">
            <w:pPr>
              <w:rPr>
                <w:lang w:bidi="en-US"/>
              </w:rPr>
            </w:pPr>
            <w:r w:rsidRPr="00B62AC8">
              <w:rPr>
                <w:lang w:bidi="en-US"/>
              </w:rPr>
              <w:t>Demonstration</w:t>
            </w:r>
          </w:p>
        </w:tc>
      </w:tr>
      <w:tr w:rsidR="00B62AC8" w:rsidRPr="00B62AC8" w14:paraId="1D29CFCE" w14:textId="77777777" w:rsidTr="7E2ED256">
        <w:trPr>
          <w:trHeight w:val="300"/>
        </w:trPr>
        <w:tc>
          <w:tcPr>
            <w:tcW w:w="1753" w:type="dxa"/>
          </w:tcPr>
          <w:p w14:paraId="425519A7" w14:textId="77777777" w:rsidR="00B62AC8" w:rsidRPr="00B62AC8" w:rsidRDefault="00B62AC8" w:rsidP="00B62AC8">
            <w:pPr>
              <w:rPr>
                <w:lang w:bidi="en-US"/>
              </w:rPr>
            </w:pPr>
            <w:r w:rsidRPr="00B62AC8">
              <w:rPr>
                <w:lang w:bidi="en-US"/>
              </w:rPr>
              <w:t>P-EIC-CTRL-SW-DIR.4</w:t>
            </w:r>
          </w:p>
        </w:tc>
        <w:tc>
          <w:tcPr>
            <w:tcW w:w="5952" w:type="dxa"/>
          </w:tcPr>
          <w:p w14:paraId="55C5E6F8" w14:textId="45362790" w:rsidR="00B62AC8" w:rsidRPr="00B62AC8" w:rsidRDefault="00B62AC8" w:rsidP="00B62AC8">
            <w:pPr>
              <w:rPr>
                <w:lang w:bidi="en-US"/>
              </w:rPr>
            </w:pPr>
            <w:r w:rsidRPr="3B67F6C0">
              <w:rPr>
                <w:lang w:bidi="en-US"/>
              </w:rPr>
              <w:t>Authentication checks</w:t>
            </w:r>
            <w:r w:rsidR="0B007B69" w:rsidRPr="3B67F6C0">
              <w:rPr>
                <w:lang w:bidi="en-US"/>
              </w:rPr>
              <w:t xml:space="preserve"> </w:t>
            </w:r>
            <w:r w:rsidRPr="3B67F6C0">
              <w:rPr>
                <w:lang w:bidi="en-US"/>
              </w:rPr>
              <w:t>should add no more than 50ms to request latency under normal load</w:t>
            </w:r>
          </w:p>
        </w:tc>
        <w:tc>
          <w:tcPr>
            <w:tcW w:w="1769" w:type="dxa"/>
          </w:tcPr>
          <w:p w14:paraId="243AA6FD" w14:textId="77777777" w:rsidR="00B62AC8" w:rsidRPr="00B62AC8" w:rsidRDefault="00B62AC8" w:rsidP="00B62AC8">
            <w:pPr>
              <w:rPr>
                <w:lang w:bidi="en-US"/>
              </w:rPr>
            </w:pPr>
            <w:r w:rsidRPr="00B62AC8">
              <w:rPr>
                <w:lang w:bidi="en-US"/>
              </w:rPr>
              <w:t>Demonstration</w:t>
            </w:r>
          </w:p>
        </w:tc>
      </w:tr>
      <w:tr w:rsidR="00B62AC8" w:rsidRPr="00B62AC8" w14:paraId="15BD6525" w14:textId="77777777" w:rsidTr="7E2ED256">
        <w:trPr>
          <w:trHeight w:val="300"/>
        </w:trPr>
        <w:tc>
          <w:tcPr>
            <w:tcW w:w="1753" w:type="dxa"/>
          </w:tcPr>
          <w:p w14:paraId="6815D665" w14:textId="77777777" w:rsidR="00B62AC8" w:rsidRPr="00B62AC8" w:rsidRDefault="00B62AC8" w:rsidP="00B62AC8">
            <w:pPr>
              <w:rPr>
                <w:lang w:bidi="en-US"/>
              </w:rPr>
            </w:pPr>
            <w:r w:rsidRPr="00B62AC8">
              <w:rPr>
                <w:lang w:bidi="en-US"/>
              </w:rPr>
              <w:t>P-EIC-CTRL-SW-DIR.5</w:t>
            </w:r>
          </w:p>
        </w:tc>
        <w:tc>
          <w:tcPr>
            <w:tcW w:w="5952" w:type="dxa"/>
          </w:tcPr>
          <w:p w14:paraId="28CEC240" w14:textId="36EF735C" w:rsidR="00B62AC8" w:rsidRPr="00B62AC8" w:rsidRDefault="00B62AC8" w:rsidP="00B62AC8">
            <w:pPr>
              <w:rPr>
                <w:lang w:bidi="en-US"/>
              </w:rPr>
            </w:pPr>
            <w:commentRangeStart w:id="102"/>
            <w:r w:rsidRPr="759AB971">
              <w:rPr>
                <w:lang w:bidi="en-US"/>
              </w:rPr>
              <w:t>The service</w:t>
            </w:r>
            <w:r w:rsidR="1C8DA7B6" w:rsidRPr="759AB971">
              <w:rPr>
                <w:lang w:bidi="en-US"/>
              </w:rPr>
              <w:t xml:space="preserve"> </w:t>
            </w:r>
            <w:r w:rsidRPr="759AB971">
              <w:rPr>
                <w:lang w:bidi="en-US"/>
              </w:rPr>
              <w:t>should support at least 5 concurrent read/write clients with 99.9% uptime and recovery within 5 seconds of failover in a replicated configuration</w:t>
            </w:r>
            <w:commentRangeEnd w:id="102"/>
            <w:r w:rsidRPr="00B62AC8">
              <w:rPr>
                <w:rStyle w:val="CommentReference"/>
                <w:sz w:val="24"/>
                <w:szCs w:val="22"/>
                <w:lang w:bidi="en-US"/>
              </w:rPr>
              <w:commentReference w:id="102"/>
            </w:r>
          </w:p>
        </w:tc>
        <w:tc>
          <w:tcPr>
            <w:tcW w:w="1769" w:type="dxa"/>
          </w:tcPr>
          <w:p w14:paraId="1EFED7C3" w14:textId="77777777" w:rsidR="00B62AC8" w:rsidRPr="00B62AC8" w:rsidRDefault="00B62AC8" w:rsidP="00B62AC8">
            <w:pPr>
              <w:rPr>
                <w:lang w:bidi="en-US"/>
              </w:rPr>
            </w:pPr>
            <w:r w:rsidRPr="00B62AC8">
              <w:rPr>
                <w:lang w:bidi="en-US"/>
              </w:rPr>
              <w:t>Demonstration</w:t>
            </w:r>
          </w:p>
        </w:tc>
      </w:tr>
    </w:tbl>
    <w:p w14:paraId="02B3EB62" w14:textId="77777777" w:rsidR="00B62AC8" w:rsidRDefault="00B62AC8" w:rsidP="00A531EC">
      <w:pPr>
        <w:rPr>
          <w:lang w:bidi="en-US"/>
        </w:rPr>
      </w:pPr>
    </w:p>
    <w:p w14:paraId="39D14787" w14:textId="02C469DE" w:rsidR="00B62AC8" w:rsidRDefault="00B62AC8" w:rsidP="3B67F6C0">
      <w:pPr>
        <w:pStyle w:val="Caption"/>
        <w:keepNext/>
        <w:jc w:val="both"/>
        <w:rPr>
          <w:b/>
          <w:bCs/>
        </w:rPr>
      </w:pPr>
      <w:r w:rsidRPr="4D62E501">
        <w:rPr>
          <w:b/>
          <w:bCs/>
        </w:rPr>
        <w:t xml:space="preserve">Table </w:t>
      </w:r>
      <w:r w:rsidR="20F7FA88" w:rsidRPr="4D62E501">
        <w:rPr>
          <w:b/>
          <w:bCs/>
        </w:rPr>
        <w:t>4-7</w:t>
      </w:r>
      <w:r w:rsidR="77282450" w:rsidRPr="4D62E501">
        <w:rPr>
          <w:b/>
          <w:bCs/>
        </w:rPr>
        <w:t>:</w:t>
      </w:r>
      <w:r w:rsidRPr="4D62E501">
        <w:rPr>
          <w:b/>
          <w:bCs/>
        </w:rPr>
        <w:t xml:space="preserve">  Subsystem </w:t>
      </w:r>
      <w:r w:rsidR="68460D80" w:rsidRPr="4D62E501">
        <w:rPr>
          <w:b/>
          <w:bCs/>
        </w:rPr>
        <w:t xml:space="preserve">Functional and </w:t>
      </w:r>
      <w:r w:rsidRPr="4D62E501">
        <w:rPr>
          <w:b/>
          <w:bCs/>
        </w:rPr>
        <w:t>Performance Requirements for Controls Software</w:t>
      </w:r>
      <w:ins w:id="103" w:author="Yin, Zhijian" w:date="2025-10-28T19:07:00Z">
        <w:r w:rsidR="7824827F" w:rsidRPr="4D62E501">
          <w:rPr>
            <w:b/>
            <w:bCs/>
          </w:rPr>
          <w:t>:</w:t>
        </w:r>
      </w:ins>
      <w:r w:rsidR="00B11D5F" w:rsidRPr="4D62E501">
        <w:rPr>
          <w:b/>
          <w:bCs/>
        </w:rPr>
        <w:t xml:space="preserve"> Save and Restore </w:t>
      </w:r>
      <w:r w:rsidR="5E783A40" w:rsidRPr="4D62E501">
        <w:rPr>
          <w:b/>
          <w:bCs/>
        </w:rPr>
        <w:t>S</w:t>
      </w:r>
      <w:r w:rsidR="00B11D5F" w:rsidRPr="4D62E501">
        <w:rPr>
          <w:b/>
          <w:bCs/>
        </w:rPr>
        <w:t>ervice</w:t>
      </w:r>
    </w:p>
    <w:p w14:paraId="7B9003C6"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57"/>
        <w:gridCol w:w="5947"/>
        <w:gridCol w:w="1769"/>
      </w:tblGrid>
      <w:tr w:rsidR="00B62AC8" w:rsidRPr="00B62AC8" w14:paraId="6F02C5B1"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7" w:type="dxa"/>
          </w:tcPr>
          <w:p w14:paraId="66609666" w14:textId="38F5037F" w:rsidR="00B62AC8" w:rsidRPr="00B62AC8" w:rsidRDefault="250D9278" w:rsidP="3B67F6C0">
            <w:r w:rsidRPr="3B67F6C0">
              <w:rPr>
                <w:lang w:bidi="en-US"/>
              </w:rPr>
              <w:t>UniqueID</w:t>
            </w:r>
          </w:p>
        </w:tc>
        <w:tc>
          <w:tcPr>
            <w:tcW w:w="5947" w:type="dxa"/>
          </w:tcPr>
          <w:p w14:paraId="2276B1C1" w14:textId="3301D002" w:rsidR="00B62AC8" w:rsidRPr="00B62AC8" w:rsidRDefault="00B62AC8" w:rsidP="3B67F6C0">
            <w:pPr>
              <w:rPr>
                <w:bCs/>
                <w:lang w:bidi="en-US"/>
              </w:rPr>
            </w:pPr>
            <w:r w:rsidRPr="3B67F6C0">
              <w:rPr>
                <w:bCs/>
                <w:lang w:bidi="en-US"/>
              </w:rPr>
              <w:t>Requirement</w:t>
            </w:r>
          </w:p>
        </w:tc>
        <w:tc>
          <w:tcPr>
            <w:tcW w:w="1769" w:type="dxa"/>
          </w:tcPr>
          <w:p w14:paraId="3E8E05C4" w14:textId="77777777" w:rsidR="00B62AC8" w:rsidRPr="00B62AC8" w:rsidRDefault="00B62AC8" w:rsidP="00B62AC8">
            <w:pPr>
              <w:rPr>
                <w:bCs/>
                <w:lang w:bidi="en-US"/>
              </w:rPr>
            </w:pPr>
            <w:r w:rsidRPr="00B62AC8">
              <w:rPr>
                <w:bCs/>
                <w:lang w:bidi="en-US"/>
              </w:rPr>
              <w:t>Verification Method</w:t>
            </w:r>
          </w:p>
        </w:tc>
      </w:tr>
      <w:tr w:rsidR="00B62AC8" w:rsidRPr="00B62AC8" w14:paraId="46AA24F5" w14:textId="77777777" w:rsidTr="7E2ED256">
        <w:trPr>
          <w:trHeight w:val="300"/>
        </w:trPr>
        <w:tc>
          <w:tcPr>
            <w:tcW w:w="1757" w:type="dxa"/>
          </w:tcPr>
          <w:p w14:paraId="586716AD" w14:textId="77777777" w:rsidR="00B62AC8" w:rsidRPr="00B62AC8" w:rsidRDefault="00B62AC8" w:rsidP="00B62AC8">
            <w:pPr>
              <w:rPr>
                <w:lang w:bidi="en-US"/>
              </w:rPr>
            </w:pPr>
            <w:r w:rsidRPr="00B62AC8">
              <w:rPr>
                <w:lang w:bidi="en-US"/>
              </w:rPr>
              <w:t>F-EIC-CTRL-SW-SR.1</w:t>
            </w:r>
          </w:p>
        </w:tc>
        <w:tc>
          <w:tcPr>
            <w:tcW w:w="5947" w:type="dxa"/>
          </w:tcPr>
          <w:p w14:paraId="05DDE2F6" w14:textId="7419BAE6" w:rsidR="00B62AC8" w:rsidRPr="00B62AC8" w:rsidRDefault="00B62AC8" w:rsidP="00B62AC8">
            <w:pPr>
              <w:rPr>
                <w:lang w:bidi="en-US"/>
              </w:rPr>
            </w:pPr>
            <w:r>
              <w:rPr>
                <w:lang w:bidi="en-US"/>
              </w:rPr>
              <w:t>Users should be able to define, edit, and organize named configurations that specify which values are to be included in a snapshot using common APIs</w:t>
            </w:r>
          </w:p>
        </w:tc>
        <w:tc>
          <w:tcPr>
            <w:tcW w:w="1769" w:type="dxa"/>
          </w:tcPr>
          <w:p w14:paraId="2C58B15D" w14:textId="77777777" w:rsidR="00B62AC8" w:rsidRPr="00B62AC8" w:rsidRDefault="00B62AC8" w:rsidP="00B62AC8">
            <w:pPr>
              <w:rPr>
                <w:lang w:bidi="en-US"/>
              </w:rPr>
            </w:pPr>
            <w:r w:rsidRPr="00B62AC8">
              <w:rPr>
                <w:lang w:bidi="en-US"/>
              </w:rPr>
              <w:t>Inspection</w:t>
            </w:r>
          </w:p>
        </w:tc>
      </w:tr>
      <w:tr w:rsidR="00B62AC8" w:rsidRPr="00B62AC8" w14:paraId="60429D6F" w14:textId="77777777" w:rsidTr="7E2ED256">
        <w:trPr>
          <w:trHeight w:val="300"/>
        </w:trPr>
        <w:tc>
          <w:tcPr>
            <w:tcW w:w="1757" w:type="dxa"/>
          </w:tcPr>
          <w:p w14:paraId="08589377" w14:textId="77777777" w:rsidR="00B62AC8" w:rsidRPr="00B62AC8" w:rsidRDefault="00B62AC8" w:rsidP="00B62AC8">
            <w:pPr>
              <w:rPr>
                <w:lang w:bidi="en-US"/>
              </w:rPr>
            </w:pPr>
            <w:r w:rsidRPr="00B62AC8">
              <w:rPr>
                <w:lang w:bidi="en-US"/>
              </w:rPr>
              <w:t>F-EIC-CTRL-SW-SR.2</w:t>
            </w:r>
          </w:p>
        </w:tc>
        <w:tc>
          <w:tcPr>
            <w:tcW w:w="5947" w:type="dxa"/>
          </w:tcPr>
          <w:p w14:paraId="491DE225" w14:textId="7215FA8D" w:rsidR="00B62AC8" w:rsidRPr="00B62AC8" w:rsidRDefault="00B62AC8" w:rsidP="00B62AC8">
            <w:pPr>
              <w:rPr>
                <w:lang w:bidi="en-US"/>
              </w:rPr>
            </w:pPr>
            <w:r>
              <w:rPr>
                <w:lang w:bidi="en-US"/>
              </w:rPr>
              <w:t>The system shall support capturing snapshots that record system state and compare/restore all or part of a snapshot</w:t>
            </w:r>
          </w:p>
        </w:tc>
        <w:tc>
          <w:tcPr>
            <w:tcW w:w="1769" w:type="dxa"/>
          </w:tcPr>
          <w:p w14:paraId="1A797BD6" w14:textId="77777777" w:rsidR="00B62AC8" w:rsidRPr="00B62AC8" w:rsidRDefault="00B62AC8" w:rsidP="00B62AC8">
            <w:pPr>
              <w:rPr>
                <w:lang w:bidi="en-US"/>
              </w:rPr>
            </w:pPr>
            <w:r w:rsidRPr="00B62AC8">
              <w:rPr>
                <w:lang w:bidi="en-US"/>
              </w:rPr>
              <w:t>Inspection</w:t>
            </w:r>
          </w:p>
        </w:tc>
      </w:tr>
      <w:tr w:rsidR="00B62AC8" w:rsidRPr="00B62AC8" w14:paraId="21A42DBE" w14:textId="77777777" w:rsidTr="7E2ED256">
        <w:trPr>
          <w:trHeight w:val="300"/>
        </w:trPr>
        <w:tc>
          <w:tcPr>
            <w:tcW w:w="1757" w:type="dxa"/>
          </w:tcPr>
          <w:p w14:paraId="769E8EAD" w14:textId="77777777" w:rsidR="00B62AC8" w:rsidRPr="00B62AC8" w:rsidRDefault="00B62AC8" w:rsidP="00B62AC8">
            <w:pPr>
              <w:rPr>
                <w:lang w:bidi="en-US"/>
              </w:rPr>
            </w:pPr>
            <w:r w:rsidRPr="00B62AC8">
              <w:rPr>
                <w:lang w:bidi="en-US"/>
              </w:rPr>
              <w:t>F-EIC-CTRL-SW-SR.3</w:t>
            </w:r>
          </w:p>
        </w:tc>
        <w:tc>
          <w:tcPr>
            <w:tcW w:w="5947" w:type="dxa"/>
          </w:tcPr>
          <w:p w14:paraId="3BD47D81" w14:textId="57BB6B1C" w:rsidR="00B62AC8" w:rsidRPr="00B62AC8" w:rsidRDefault="00B62AC8" w:rsidP="00B62AC8">
            <w:pPr>
              <w:rPr>
                <w:lang w:bidi="en-US"/>
              </w:rPr>
            </w:pPr>
            <w:r>
              <w:rPr>
                <w:lang w:bidi="en-US"/>
              </w:rPr>
              <w:t>The system shall support a storage backend that effectively scales and provide redundancy through regular backups</w:t>
            </w:r>
          </w:p>
        </w:tc>
        <w:tc>
          <w:tcPr>
            <w:tcW w:w="1769" w:type="dxa"/>
          </w:tcPr>
          <w:p w14:paraId="61DFA50A" w14:textId="77777777" w:rsidR="00B62AC8" w:rsidRPr="00B62AC8" w:rsidRDefault="00B62AC8" w:rsidP="00B62AC8">
            <w:pPr>
              <w:rPr>
                <w:lang w:bidi="en-US"/>
              </w:rPr>
            </w:pPr>
            <w:r w:rsidRPr="00B62AC8">
              <w:rPr>
                <w:lang w:bidi="en-US"/>
              </w:rPr>
              <w:t>Inspection</w:t>
            </w:r>
          </w:p>
        </w:tc>
      </w:tr>
      <w:tr w:rsidR="00B62AC8" w:rsidRPr="00B62AC8" w14:paraId="3FFE677C" w14:textId="77777777" w:rsidTr="7E2ED256">
        <w:trPr>
          <w:trHeight w:val="300"/>
        </w:trPr>
        <w:tc>
          <w:tcPr>
            <w:tcW w:w="1757" w:type="dxa"/>
          </w:tcPr>
          <w:p w14:paraId="327B9636" w14:textId="77777777" w:rsidR="00B62AC8" w:rsidRPr="00B62AC8" w:rsidRDefault="00B62AC8" w:rsidP="00B62AC8">
            <w:pPr>
              <w:rPr>
                <w:lang w:bidi="en-US"/>
              </w:rPr>
            </w:pPr>
            <w:r w:rsidRPr="00B62AC8">
              <w:rPr>
                <w:lang w:bidi="en-US"/>
              </w:rPr>
              <w:lastRenderedPageBreak/>
              <w:t>F-EIC-CTRL-SW-SR.4</w:t>
            </w:r>
          </w:p>
        </w:tc>
        <w:tc>
          <w:tcPr>
            <w:tcW w:w="5947" w:type="dxa"/>
          </w:tcPr>
          <w:p w14:paraId="4A3E5455" w14:textId="0CD94784" w:rsidR="00B62AC8" w:rsidRPr="00B62AC8" w:rsidRDefault="00B62AC8" w:rsidP="00B62AC8">
            <w:pPr>
              <w:rPr>
                <w:lang w:bidi="en-US"/>
              </w:rPr>
            </w:pPr>
            <w:r>
              <w:rPr>
                <w:lang w:bidi="en-US"/>
              </w:rPr>
              <w:t>All snapshot actions including saves and restores shall be logged with relevant metadata</w:t>
            </w:r>
          </w:p>
        </w:tc>
        <w:tc>
          <w:tcPr>
            <w:tcW w:w="1769" w:type="dxa"/>
          </w:tcPr>
          <w:p w14:paraId="54361BFE" w14:textId="77777777" w:rsidR="00B62AC8" w:rsidRPr="00B62AC8" w:rsidRDefault="00B62AC8" w:rsidP="00B62AC8">
            <w:pPr>
              <w:rPr>
                <w:lang w:bidi="en-US"/>
              </w:rPr>
            </w:pPr>
            <w:r w:rsidRPr="00B62AC8">
              <w:rPr>
                <w:lang w:bidi="en-US"/>
              </w:rPr>
              <w:t>Inspection</w:t>
            </w:r>
          </w:p>
        </w:tc>
      </w:tr>
      <w:tr w:rsidR="00B62AC8" w:rsidRPr="00B62AC8" w14:paraId="44A9A231" w14:textId="77777777" w:rsidTr="7E2ED256">
        <w:trPr>
          <w:trHeight w:val="300"/>
        </w:trPr>
        <w:tc>
          <w:tcPr>
            <w:tcW w:w="1757" w:type="dxa"/>
          </w:tcPr>
          <w:p w14:paraId="1DD4D4A5" w14:textId="77777777" w:rsidR="00B62AC8" w:rsidRPr="00B62AC8" w:rsidRDefault="00B62AC8" w:rsidP="00B62AC8">
            <w:pPr>
              <w:rPr>
                <w:lang w:bidi="en-US"/>
              </w:rPr>
            </w:pPr>
            <w:r w:rsidRPr="00B62AC8">
              <w:rPr>
                <w:lang w:bidi="en-US"/>
              </w:rPr>
              <w:t>F-EIC-CTRL-SW-SR.5</w:t>
            </w:r>
          </w:p>
        </w:tc>
        <w:tc>
          <w:tcPr>
            <w:tcW w:w="5947" w:type="dxa"/>
          </w:tcPr>
          <w:p w14:paraId="08EE7431" w14:textId="41C814C7" w:rsidR="00B62AC8" w:rsidRPr="00B62AC8" w:rsidRDefault="00B62AC8" w:rsidP="00B62AC8">
            <w:pPr>
              <w:rPr>
                <w:lang w:bidi="en-US"/>
              </w:rPr>
            </w:pPr>
            <w:r>
              <w:rPr>
                <w:lang w:bidi="en-US"/>
              </w:rPr>
              <w:t>The system shall support versioning and history tracking</w:t>
            </w:r>
          </w:p>
        </w:tc>
        <w:tc>
          <w:tcPr>
            <w:tcW w:w="1769" w:type="dxa"/>
          </w:tcPr>
          <w:p w14:paraId="3EEC42C2" w14:textId="77777777" w:rsidR="00B62AC8" w:rsidRPr="00B62AC8" w:rsidRDefault="00B62AC8" w:rsidP="00B62AC8">
            <w:pPr>
              <w:rPr>
                <w:lang w:bidi="en-US"/>
              </w:rPr>
            </w:pPr>
            <w:r w:rsidRPr="00B62AC8">
              <w:rPr>
                <w:lang w:bidi="en-US"/>
              </w:rPr>
              <w:t>Inspection</w:t>
            </w:r>
          </w:p>
        </w:tc>
      </w:tr>
      <w:tr w:rsidR="00B62AC8" w:rsidRPr="00B62AC8" w14:paraId="245856FB" w14:textId="77777777" w:rsidTr="7E2ED256">
        <w:trPr>
          <w:trHeight w:val="300"/>
        </w:trPr>
        <w:tc>
          <w:tcPr>
            <w:tcW w:w="1757" w:type="dxa"/>
          </w:tcPr>
          <w:p w14:paraId="3AC014B5" w14:textId="77777777" w:rsidR="00B62AC8" w:rsidRPr="00B62AC8" w:rsidRDefault="00B62AC8" w:rsidP="00B62AC8">
            <w:pPr>
              <w:rPr>
                <w:lang w:bidi="en-US"/>
              </w:rPr>
            </w:pPr>
            <w:r w:rsidRPr="00B62AC8">
              <w:rPr>
                <w:lang w:bidi="en-US"/>
              </w:rPr>
              <w:t>F-EIC-CTRL-SW-SR.6</w:t>
            </w:r>
          </w:p>
        </w:tc>
        <w:tc>
          <w:tcPr>
            <w:tcW w:w="5947" w:type="dxa"/>
          </w:tcPr>
          <w:p w14:paraId="75E73499" w14:textId="19A8267F" w:rsidR="00B62AC8" w:rsidRPr="00B62AC8" w:rsidRDefault="00B62AC8" w:rsidP="00B62AC8">
            <w:pPr>
              <w:rPr>
                <w:lang w:bidi="en-US"/>
              </w:rPr>
            </w:pPr>
            <w:r>
              <w:rPr>
                <w:lang w:bidi="en-US"/>
              </w:rPr>
              <w:t>The system shall support logical grouping/organization of snapshots.</w:t>
            </w:r>
          </w:p>
        </w:tc>
        <w:tc>
          <w:tcPr>
            <w:tcW w:w="1769" w:type="dxa"/>
          </w:tcPr>
          <w:p w14:paraId="41D9D169" w14:textId="77777777" w:rsidR="00B62AC8" w:rsidRPr="00B62AC8" w:rsidRDefault="00B62AC8" w:rsidP="00B62AC8">
            <w:pPr>
              <w:rPr>
                <w:lang w:bidi="en-US"/>
              </w:rPr>
            </w:pPr>
            <w:r w:rsidRPr="00B62AC8">
              <w:rPr>
                <w:lang w:bidi="en-US"/>
              </w:rPr>
              <w:t>Inspection</w:t>
            </w:r>
          </w:p>
        </w:tc>
      </w:tr>
      <w:tr w:rsidR="00B62AC8" w:rsidRPr="00B62AC8" w14:paraId="0CE68997" w14:textId="77777777" w:rsidTr="7E2ED256">
        <w:trPr>
          <w:trHeight w:val="300"/>
        </w:trPr>
        <w:tc>
          <w:tcPr>
            <w:tcW w:w="1757" w:type="dxa"/>
          </w:tcPr>
          <w:p w14:paraId="6C0D9F4B" w14:textId="77777777" w:rsidR="00B62AC8" w:rsidRPr="00B62AC8" w:rsidRDefault="00B62AC8" w:rsidP="00B62AC8">
            <w:pPr>
              <w:rPr>
                <w:lang w:bidi="en-US"/>
              </w:rPr>
            </w:pPr>
            <w:r w:rsidRPr="00B62AC8">
              <w:rPr>
                <w:lang w:bidi="en-US"/>
              </w:rPr>
              <w:t>F-EIC-CTRL-SW-SR.7</w:t>
            </w:r>
          </w:p>
        </w:tc>
        <w:tc>
          <w:tcPr>
            <w:tcW w:w="5947" w:type="dxa"/>
          </w:tcPr>
          <w:p w14:paraId="61A4DE5B" w14:textId="52EACAE2" w:rsidR="00B62AC8" w:rsidRPr="00B62AC8" w:rsidRDefault="00B62AC8" w:rsidP="00B62AC8">
            <w:pPr>
              <w:rPr>
                <w:lang w:bidi="en-US"/>
              </w:rPr>
            </w:pPr>
            <w:r>
              <w:rPr>
                <w:lang w:bidi="en-US"/>
              </w:rPr>
              <w:t>The system shall support high availability</w:t>
            </w:r>
          </w:p>
        </w:tc>
        <w:tc>
          <w:tcPr>
            <w:tcW w:w="1769" w:type="dxa"/>
          </w:tcPr>
          <w:p w14:paraId="0CF3284C" w14:textId="77777777" w:rsidR="00B62AC8" w:rsidRPr="00B62AC8" w:rsidRDefault="00B62AC8" w:rsidP="00B62AC8">
            <w:pPr>
              <w:rPr>
                <w:lang w:bidi="en-US"/>
              </w:rPr>
            </w:pPr>
            <w:r w:rsidRPr="00B62AC8">
              <w:rPr>
                <w:lang w:bidi="en-US"/>
              </w:rPr>
              <w:t>Inspection</w:t>
            </w:r>
          </w:p>
        </w:tc>
      </w:tr>
      <w:tr w:rsidR="00B62AC8" w:rsidRPr="00B62AC8" w14:paraId="5A821F08" w14:textId="77777777" w:rsidTr="7E2ED256">
        <w:trPr>
          <w:trHeight w:val="300"/>
        </w:trPr>
        <w:tc>
          <w:tcPr>
            <w:tcW w:w="1757" w:type="dxa"/>
          </w:tcPr>
          <w:p w14:paraId="033928B2" w14:textId="11505D6E" w:rsidR="00B62AC8" w:rsidRPr="00B62AC8" w:rsidRDefault="00B62AC8" w:rsidP="00B62AC8">
            <w:pPr>
              <w:rPr>
                <w:lang w:bidi="en-US"/>
              </w:rPr>
            </w:pPr>
            <w:r w:rsidRPr="759AB971">
              <w:rPr>
                <w:lang w:bidi="en-US"/>
              </w:rPr>
              <w:t>P-EIC-CTRL-SW-SR.</w:t>
            </w:r>
            <w:r w:rsidR="4E0065E6" w:rsidRPr="759AB971">
              <w:rPr>
                <w:lang w:bidi="en-US"/>
              </w:rPr>
              <w:t>1</w:t>
            </w:r>
          </w:p>
        </w:tc>
        <w:tc>
          <w:tcPr>
            <w:tcW w:w="5947" w:type="dxa"/>
          </w:tcPr>
          <w:p w14:paraId="42DAE90A" w14:textId="107DB35B" w:rsidR="00B62AC8" w:rsidRPr="00B62AC8" w:rsidRDefault="00B62AC8" w:rsidP="00B62AC8">
            <w:pPr>
              <w:rPr>
                <w:lang w:bidi="en-US"/>
              </w:rPr>
            </w:pPr>
            <w:r>
              <w:rPr>
                <w:lang w:bidi="en-US"/>
              </w:rPr>
              <w:t>The system should support snapshot storage growth of 10K snapshots/month with retention for &gt;1 year. Backups shall not degrade restore latency by more than about 10%</w:t>
            </w:r>
          </w:p>
        </w:tc>
        <w:tc>
          <w:tcPr>
            <w:tcW w:w="1769" w:type="dxa"/>
          </w:tcPr>
          <w:p w14:paraId="632AFD33" w14:textId="77777777" w:rsidR="00B62AC8" w:rsidRPr="00B62AC8" w:rsidRDefault="00B62AC8" w:rsidP="00B62AC8">
            <w:pPr>
              <w:rPr>
                <w:lang w:bidi="en-US"/>
              </w:rPr>
            </w:pPr>
            <w:r w:rsidRPr="00B62AC8">
              <w:rPr>
                <w:lang w:bidi="en-US"/>
              </w:rPr>
              <w:t>Demonstration</w:t>
            </w:r>
          </w:p>
        </w:tc>
      </w:tr>
      <w:tr w:rsidR="00B62AC8" w:rsidRPr="00B62AC8" w14:paraId="70DA864E" w14:textId="77777777" w:rsidTr="7E2ED256">
        <w:trPr>
          <w:trHeight w:val="300"/>
        </w:trPr>
        <w:tc>
          <w:tcPr>
            <w:tcW w:w="1757" w:type="dxa"/>
          </w:tcPr>
          <w:p w14:paraId="4CED64F4" w14:textId="79A0038C" w:rsidR="00B62AC8" w:rsidRPr="00B62AC8" w:rsidRDefault="00B62AC8" w:rsidP="00B62AC8">
            <w:pPr>
              <w:rPr>
                <w:lang w:bidi="en-US"/>
              </w:rPr>
            </w:pPr>
            <w:r w:rsidRPr="759AB971">
              <w:rPr>
                <w:lang w:bidi="en-US"/>
              </w:rPr>
              <w:t>P-EIC-CTRL-SW-SR.</w:t>
            </w:r>
            <w:r w:rsidR="6A7E279A" w:rsidRPr="759AB971">
              <w:rPr>
                <w:lang w:bidi="en-US"/>
              </w:rPr>
              <w:t>2</w:t>
            </w:r>
          </w:p>
        </w:tc>
        <w:tc>
          <w:tcPr>
            <w:tcW w:w="5947" w:type="dxa"/>
          </w:tcPr>
          <w:p w14:paraId="4A46B676" w14:textId="3A4ADC66" w:rsidR="00B62AC8" w:rsidRPr="00B62AC8" w:rsidRDefault="6165B507" w:rsidP="00B62AC8">
            <w:pPr>
              <w:rPr>
                <w:lang w:bidi="en-US"/>
              </w:rPr>
            </w:pPr>
            <w:r w:rsidRPr="759AB971">
              <w:rPr>
                <w:lang w:bidi="en-US"/>
              </w:rPr>
              <w:t>A</w:t>
            </w:r>
            <w:r w:rsidR="7B22FBC7" w:rsidRPr="759AB971">
              <w:rPr>
                <w:lang w:bidi="en-US"/>
              </w:rPr>
              <w:t xml:space="preserve"> </w:t>
            </w:r>
            <w:r w:rsidR="00B62AC8" w:rsidRPr="759AB971">
              <w:rPr>
                <w:lang w:bidi="en-US"/>
              </w:rPr>
              <w:t xml:space="preserve">system snapshot </w:t>
            </w:r>
            <w:r w:rsidR="44E3923D" w:rsidRPr="759AB971">
              <w:rPr>
                <w:lang w:bidi="en-US"/>
              </w:rPr>
              <w:t xml:space="preserve">of </w:t>
            </w:r>
            <w:r w:rsidR="00B62AC8" w:rsidRPr="759AB971">
              <w:rPr>
                <w:lang w:bidi="en-US"/>
              </w:rPr>
              <w:t>10K PVs should be captured in &lt;5 seconds and restored in &lt;10 seconds. Partial restor</w:t>
            </w:r>
            <w:r w:rsidR="27B3B324" w:rsidRPr="759AB971">
              <w:rPr>
                <w:lang w:bidi="en-US"/>
              </w:rPr>
              <w:t>ation</w:t>
            </w:r>
            <w:r w:rsidR="00B62AC8" w:rsidRPr="759AB971">
              <w:rPr>
                <w:lang w:bidi="en-US"/>
              </w:rPr>
              <w:t xml:space="preserve"> of &lt;100 PVs </w:t>
            </w:r>
            <w:r w:rsidR="4A739F88" w:rsidRPr="759AB971">
              <w:rPr>
                <w:lang w:bidi="en-US"/>
              </w:rPr>
              <w:t xml:space="preserve">should </w:t>
            </w:r>
            <w:r w:rsidR="24B23436" w:rsidRPr="759AB971">
              <w:rPr>
                <w:lang w:bidi="en-US"/>
              </w:rPr>
              <w:t>be completed</w:t>
            </w:r>
            <w:r w:rsidR="00B62AC8" w:rsidRPr="759AB971">
              <w:rPr>
                <w:lang w:bidi="en-US"/>
              </w:rPr>
              <w:t xml:space="preserve"> within 1 second</w:t>
            </w:r>
            <w:ins w:id="104" w:author="Jamilkowski, James" w:date="2025-10-27T21:23:00Z">
              <w:r w:rsidR="0C9F1A3D" w:rsidRPr="759AB971">
                <w:rPr>
                  <w:lang w:bidi="en-US"/>
                </w:rPr>
                <w:t>.</w:t>
              </w:r>
            </w:ins>
          </w:p>
        </w:tc>
        <w:tc>
          <w:tcPr>
            <w:tcW w:w="1769" w:type="dxa"/>
          </w:tcPr>
          <w:p w14:paraId="15D2B432" w14:textId="77777777" w:rsidR="00B62AC8" w:rsidRPr="00B62AC8" w:rsidRDefault="00B62AC8" w:rsidP="00B62AC8">
            <w:pPr>
              <w:rPr>
                <w:lang w:bidi="en-US"/>
              </w:rPr>
            </w:pPr>
            <w:r w:rsidRPr="00B62AC8">
              <w:rPr>
                <w:lang w:bidi="en-US"/>
              </w:rPr>
              <w:t>Demonstration</w:t>
            </w:r>
          </w:p>
        </w:tc>
      </w:tr>
      <w:tr w:rsidR="00B62AC8" w:rsidRPr="00B62AC8" w14:paraId="442F4B7D" w14:textId="77777777" w:rsidTr="7E2ED256">
        <w:trPr>
          <w:trHeight w:val="300"/>
        </w:trPr>
        <w:tc>
          <w:tcPr>
            <w:tcW w:w="1757" w:type="dxa"/>
          </w:tcPr>
          <w:p w14:paraId="0A5F49A3" w14:textId="77777777" w:rsidR="00B62AC8" w:rsidRPr="00B62AC8" w:rsidRDefault="00B62AC8" w:rsidP="00B62AC8">
            <w:pPr>
              <w:rPr>
                <w:lang w:bidi="en-US"/>
              </w:rPr>
            </w:pPr>
            <w:r w:rsidRPr="00B62AC8">
              <w:rPr>
                <w:lang w:bidi="en-US"/>
              </w:rPr>
              <w:t>P-EIC-CTRL-SW-SR.3</w:t>
            </w:r>
          </w:p>
        </w:tc>
        <w:tc>
          <w:tcPr>
            <w:tcW w:w="5947" w:type="dxa"/>
          </w:tcPr>
          <w:p w14:paraId="0498A9E4" w14:textId="45D06110" w:rsidR="00B62AC8" w:rsidRPr="00B62AC8" w:rsidRDefault="00B62AC8" w:rsidP="00B62AC8">
            <w:pPr>
              <w:rPr>
                <w:lang w:bidi="en-US"/>
              </w:rPr>
            </w:pPr>
            <w:r>
              <w:rPr>
                <w:lang w:bidi="en-US"/>
              </w:rPr>
              <w:t>Metadata logging should complete within 200ms of each save/restore action</w:t>
            </w:r>
          </w:p>
        </w:tc>
        <w:tc>
          <w:tcPr>
            <w:tcW w:w="1769" w:type="dxa"/>
          </w:tcPr>
          <w:p w14:paraId="6FBA41BA" w14:textId="77777777" w:rsidR="00B62AC8" w:rsidRPr="00B62AC8" w:rsidRDefault="00B62AC8" w:rsidP="00B62AC8">
            <w:pPr>
              <w:rPr>
                <w:lang w:bidi="en-US"/>
              </w:rPr>
            </w:pPr>
            <w:r w:rsidRPr="00B62AC8">
              <w:rPr>
                <w:lang w:bidi="en-US"/>
              </w:rPr>
              <w:t>Demonstration</w:t>
            </w:r>
          </w:p>
        </w:tc>
      </w:tr>
      <w:tr w:rsidR="00B62AC8" w:rsidRPr="00B62AC8" w14:paraId="4419D853" w14:textId="77777777" w:rsidTr="7E2ED256">
        <w:trPr>
          <w:trHeight w:val="300"/>
        </w:trPr>
        <w:tc>
          <w:tcPr>
            <w:tcW w:w="1757" w:type="dxa"/>
          </w:tcPr>
          <w:p w14:paraId="656FC7BC" w14:textId="77777777" w:rsidR="00B62AC8" w:rsidRPr="00B62AC8" w:rsidRDefault="00B62AC8" w:rsidP="00B62AC8">
            <w:pPr>
              <w:rPr>
                <w:lang w:bidi="en-US"/>
              </w:rPr>
            </w:pPr>
            <w:r w:rsidRPr="00B62AC8">
              <w:rPr>
                <w:lang w:bidi="en-US"/>
              </w:rPr>
              <w:t>P-EIC-CTRL-SW-SR.4</w:t>
            </w:r>
          </w:p>
        </w:tc>
        <w:tc>
          <w:tcPr>
            <w:tcW w:w="5947" w:type="dxa"/>
          </w:tcPr>
          <w:p w14:paraId="0C4E6286" w14:textId="3CF7A52C" w:rsidR="00B62AC8" w:rsidRPr="00B62AC8" w:rsidRDefault="00B62AC8" w:rsidP="00B62AC8">
            <w:pPr>
              <w:rPr>
                <w:lang w:bidi="en-US"/>
              </w:rPr>
            </w:pPr>
            <w:r>
              <w:rPr>
                <w:lang w:bidi="en-US"/>
              </w:rPr>
              <w:t>The service shall failover within 5 seconds and maintain access to all snapshot metadata and latest saved data</w:t>
            </w:r>
          </w:p>
        </w:tc>
        <w:tc>
          <w:tcPr>
            <w:tcW w:w="1769" w:type="dxa"/>
          </w:tcPr>
          <w:p w14:paraId="36265F62" w14:textId="77777777" w:rsidR="00B62AC8" w:rsidRPr="00B62AC8" w:rsidRDefault="00B62AC8" w:rsidP="00B62AC8">
            <w:pPr>
              <w:rPr>
                <w:lang w:bidi="en-US"/>
              </w:rPr>
            </w:pPr>
            <w:r w:rsidRPr="00B62AC8">
              <w:rPr>
                <w:lang w:bidi="en-US"/>
              </w:rPr>
              <w:t>Demonstration</w:t>
            </w:r>
          </w:p>
        </w:tc>
      </w:tr>
    </w:tbl>
    <w:p w14:paraId="09159CA7" w14:textId="77777777" w:rsidR="00B62AC8" w:rsidRDefault="00B62AC8" w:rsidP="00A531EC">
      <w:pPr>
        <w:rPr>
          <w:lang w:bidi="en-US"/>
        </w:rPr>
      </w:pPr>
    </w:p>
    <w:p w14:paraId="736FC8BB" w14:textId="6B9FA6B8" w:rsidR="00B62AC8" w:rsidRDefault="00B62AC8" w:rsidP="4D62E501">
      <w:pPr>
        <w:pStyle w:val="Caption"/>
        <w:keepNext/>
        <w:jc w:val="both"/>
        <w:rPr>
          <w:b/>
          <w:bCs/>
        </w:rPr>
      </w:pPr>
      <w:r w:rsidRPr="4D62E501">
        <w:rPr>
          <w:b/>
          <w:bCs/>
        </w:rPr>
        <w:t xml:space="preserve">Table </w:t>
      </w:r>
      <w:r w:rsidR="3A3C0FA1" w:rsidRPr="4D62E501">
        <w:rPr>
          <w:b/>
          <w:bCs/>
        </w:rPr>
        <w:t>4-8</w:t>
      </w:r>
      <w:r w:rsidRPr="4D62E501">
        <w:rPr>
          <w:b/>
          <w:bCs/>
        </w:rPr>
        <w:t>:  Subsystem Performance Requirements for Controls Software</w:t>
      </w:r>
      <w:ins w:id="105" w:author="Yin, Zhijian" w:date="2025-10-28T19:07:00Z">
        <w:r w:rsidR="1C13DBF8" w:rsidRPr="4D62E501">
          <w:rPr>
            <w:b/>
            <w:bCs/>
          </w:rPr>
          <w:t>:</w:t>
        </w:r>
      </w:ins>
      <w:del w:id="106" w:author="Yin, Zhijian" w:date="2025-10-28T19:07:00Z">
        <w:r w:rsidRPr="4D62E501" w:rsidDel="00B11D5F">
          <w:rPr>
            <w:b/>
            <w:bCs/>
          </w:rPr>
          <w:delText xml:space="preserve"> </w:delText>
        </w:r>
      </w:del>
      <w:r w:rsidR="00B11D5F" w:rsidRPr="4D62E501">
        <w:rPr>
          <w:b/>
          <w:bCs/>
        </w:rPr>
        <w:t xml:space="preserve">ADO bridge </w:t>
      </w:r>
      <w:del w:id="107" w:author="Yin, Zhijian" w:date="2025-10-28T19:07:00Z">
        <w:r w:rsidRPr="4D62E501" w:rsidDel="00B11D5F">
          <w:rPr>
            <w:b/>
            <w:bCs/>
          </w:rPr>
          <w:delText>service</w:delText>
        </w:r>
      </w:del>
    </w:p>
    <w:p w14:paraId="02ABCF7C"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78"/>
        <w:gridCol w:w="5935"/>
        <w:gridCol w:w="1760"/>
      </w:tblGrid>
      <w:tr w:rsidR="00B62AC8" w:rsidRPr="00B62AC8" w14:paraId="4101358D"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78" w:type="dxa"/>
          </w:tcPr>
          <w:p w14:paraId="79BA0D08" w14:textId="77777777" w:rsidR="00B62AC8" w:rsidRPr="00B62AC8" w:rsidRDefault="00B62AC8" w:rsidP="00B62AC8">
            <w:pPr>
              <w:rPr>
                <w:bCs/>
                <w:lang w:bidi="en-US"/>
              </w:rPr>
            </w:pPr>
            <w:r w:rsidRPr="00B62AC8">
              <w:rPr>
                <w:bCs/>
                <w:lang w:bidi="en-US"/>
              </w:rPr>
              <w:t>Code</w:t>
            </w:r>
          </w:p>
        </w:tc>
        <w:tc>
          <w:tcPr>
            <w:tcW w:w="5935" w:type="dxa"/>
          </w:tcPr>
          <w:p w14:paraId="7192F59F" w14:textId="238456A1" w:rsidR="00B62AC8" w:rsidRPr="00B62AC8" w:rsidRDefault="00B62AC8" w:rsidP="00B62AC8">
            <w:pPr>
              <w:rPr>
                <w:bCs/>
                <w:lang w:bidi="en-US"/>
              </w:rPr>
            </w:pPr>
            <w:r>
              <w:rPr>
                <w:b w:val="0"/>
                <w:bCs/>
                <w:lang w:bidi="en-US"/>
              </w:rPr>
              <w:t>Requirement</w:t>
            </w:r>
          </w:p>
        </w:tc>
        <w:tc>
          <w:tcPr>
            <w:tcW w:w="1760" w:type="dxa"/>
          </w:tcPr>
          <w:p w14:paraId="2DE5CF92" w14:textId="77777777" w:rsidR="00B62AC8" w:rsidRPr="00B62AC8" w:rsidRDefault="00B62AC8" w:rsidP="00B62AC8">
            <w:pPr>
              <w:rPr>
                <w:bCs/>
                <w:lang w:bidi="en-US"/>
              </w:rPr>
            </w:pPr>
            <w:r w:rsidRPr="00B62AC8">
              <w:rPr>
                <w:bCs/>
                <w:lang w:bidi="en-US"/>
              </w:rPr>
              <w:t>Verification Method</w:t>
            </w:r>
          </w:p>
        </w:tc>
      </w:tr>
      <w:tr w:rsidR="00B62AC8" w:rsidRPr="00B62AC8" w14:paraId="73B1DC3A" w14:textId="77777777" w:rsidTr="7E2ED256">
        <w:trPr>
          <w:trHeight w:val="300"/>
        </w:trPr>
        <w:tc>
          <w:tcPr>
            <w:tcW w:w="1778" w:type="dxa"/>
          </w:tcPr>
          <w:p w14:paraId="667037B7" w14:textId="77777777" w:rsidR="00B62AC8" w:rsidRPr="00B62AC8" w:rsidRDefault="00B62AC8" w:rsidP="00B62AC8">
            <w:pPr>
              <w:rPr>
                <w:lang w:bidi="en-US"/>
              </w:rPr>
            </w:pPr>
            <w:r w:rsidRPr="00B62AC8">
              <w:rPr>
                <w:lang w:bidi="en-US"/>
              </w:rPr>
              <w:t>F-EIC-CTRL-SW-ADOBR.1</w:t>
            </w:r>
          </w:p>
        </w:tc>
        <w:tc>
          <w:tcPr>
            <w:tcW w:w="5935" w:type="dxa"/>
          </w:tcPr>
          <w:p w14:paraId="7A164AFB" w14:textId="06CC0227" w:rsidR="00B62AC8" w:rsidRPr="00B62AC8" w:rsidRDefault="00B62AC8" w:rsidP="00B62AC8">
            <w:pPr>
              <w:rPr>
                <w:lang w:bidi="en-US"/>
              </w:rPr>
            </w:pPr>
            <w:r w:rsidRPr="3B67F6C0">
              <w:rPr>
                <w:lang w:bidi="en-US"/>
              </w:rPr>
              <w:t>The bridge software shall map legacy device I/O points as EPICS PVs to allow EPICS clients in the main control room to control legacy hardware with ADO control</w:t>
            </w:r>
          </w:p>
        </w:tc>
        <w:tc>
          <w:tcPr>
            <w:tcW w:w="1760" w:type="dxa"/>
          </w:tcPr>
          <w:p w14:paraId="444787C7" w14:textId="77777777" w:rsidR="00B62AC8" w:rsidRPr="00B62AC8" w:rsidRDefault="00B62AC8" w:rsidP="00B62AC8">
            <w:pPr>
              <w:rPr>
                <w:lang w:bidi="en-US"/>
              </w:rPr>
            </w:pPr>
            <w:r w:rsidRPr="00B62AC8">
              <w:rPr>
                <w:lang w:bidi="en-US"/>
              </w:rPr>
              <w:t>Inspection</w:t>
            </w:r>
          </w:p>
        </w:tc>
      </w:tr>
      <w:tr w:rsidR="00B62AC8" w:rsidRPr="00B62AC8" w14:paraId="65D9E545" w14:textId="77777777" w:rsidTr="7E2ED256">
        <w:trPr>
          <w:trHeight w:val="300"/>
        </w:trPr>
        <w:tc>
          <w:tcPr>
            <w:tcW w:w="1778" w:type="dxa"/>
          </w:tcPr>
          <w:p w14:paraId="095A9123" w14:textId="77777777" w:rsidR="00B62AC8" w:rsidRPr="00B62AC8" w:rsidRDefault="00B62AC8" w:rsidP="00B62AC8">
            <w:pPr>
              <w:rPr>
                <w:lang w:bidi="en-US"/>
              </w:rPr>
            </w:pPr>
            <w:r w:rsidRPr="00B62AC8">
              <w:rPr>
                <w:lang w:bidi="en-US"/>
              </w:rPr>
              <w:t>F-EIC-CTRL-SW-ADOBR.2</w:t>
            </w:r>
          </w:p>
        </w:tc>
        <w:tc>
          <w:tcPr>
            <w:tcW w:w="5935" w:type="dxa"/>
          </w:tcPr>
          <w:p w14:paraId="727EAD20" w14:textId="59398D52" w:rsidR="00B62AC8" w:rsidRPr="00B62AC8" w:rsidRDefault="00B62AC8" w:rsidP="00B62AC8">
            <w:pPr>
              <w:rPr>
                <w:lang w:bidi="en-US"/>
              </w:rPr>
            </w:pPr>
            <w:r w:rsidRPr="759AB971">
              <w:rPr>
                <w:lang w:bidi="en-US"/>
              </w:rPr>
              <w:t xml:space="preserve">ADO bridge software shall be able to handle </w:t>
            </w:r>
            <w:commentRangeStart w:id="108"/>
            <w:commentRangeStart w:id="109"/>
            <w:r w:rsidRPr="759AB971">
              <w:rPr>
                <w:lang w:bidi="en-US"/>
              </w:rPr>
              <w:t>a</w:t>
            </w:r>
            <w:r w:rsidR="1DA67F88" w:rsidRPr="759AB971">
              <w:rPr>
                <w:lang w:bidi="en-US"/>
              </w:rPr>
              <w:t xml:space="preserve"> set </w:t>
            </w:r>
            <w:commentRangeEnd w:id="108"/>
            <w:r w:rsidRPr="759AB971">
              <w:rPr>
                <w:rStyle w:val="CommentReference"/>
                <w:sz w:val="24"/>
                <w:szCs w:val="22"/>
                <w:lang w:bidi="en-US"/>
              </w:rPr>
              <w:commentReference w:id="108"/>
            </w:r>
            <w:commentRangeEnd w:id="109"/>
            <w:r w:rsidRPr="759AB971">
              <w:rPr>
                <w:rStyle w:val="CommentReference"/>
                <w:sz w:val="24"/>
                <w:szCs w:val="22"/>
                <w:lang w:bidi="en-US"/>
              </w:rPr>
              <w:commentReference w:id="109"/>
            </w:r>
            <w:r w:rsidRPr="759AB971">
              <w:rPr>
                <w:lang w:bidi="en-US"/>
              </w:rPr>
              <w:t>of ADO objects</w:t>
            </w:r>
          </w:p>
        </w:tc>
        <w:tc>
          <w:tcPr>
            <w:tcW w:w="1760" w:type="dxa"/>
          </w:tcPr>
          <w:p w14:paraId="00C4946C" w14:textId="77777777" w:rsidR="00B62AC8" w:rsidRPr="00B62AC8" w:rsidRDefault="00B62AC8" w:rsidP="00B62AC8">
            <w:pPr>
              <w:rPr>
                <w:lang w:bidi="en-US"/>
              </w:rPr>
            </w:pPr>
            <w:r w:rsidRPr="00B62AC8">
              <w:rPr>
                <w:lang w:bidi="en-US"/>
              </w:rPr>
              <w:t>Inspection</w:t>
            </w:r>
          </w:p>
        </w:tc>
      </w:tr>
      <w:tr w:rsidR="00B62AC8" w:rsidRPr="00B62AC8" w14:paraId="7B9D7BE0" w14:textId="77777777" w:rsidTr="7E2ED256">
        <w:trPr>
          <w:trHeight w:val="300"/>
        </w:trPr>
        <w:tc>
          <w:tcPr>
            <w:tcW w:w="1778" w:type="dxa"/>
          </w:tcPr>
          <w:p w14:paraId="733D82D5" w14:textId="77777777" w:rsidR="00B62AC8" w:rsidRPr="00B62AC8" w:rsidRDefault="00B62AC8" w:rsidP="00B62AC8">
            <w:pPr>
              <w:rPr>
                <w:lang w:bidi="en-US"/>
              </w:rPr>
            </w:pPr>
            <w:r w:rsidRPr="00B62AC8">
              <w:rPr>
                <w:lang w:bidi="en-US"/>
              </w:rPr>
              <w:t>F-EIC-CTRL-SW-ADOBR.3</w:t>
            </w:r>
          </w:p>
        </w:tc>
        <w:tc>
          <w:tcPr>
            <w:tcW w:w="5935" w:type="dxa"/>
          </w:tcPr>
          <w:p w14:paraId="19D12A28" w14:textId="0DF45D74" w:rsidR="00B62AC8" w:rsidRPr="00B62AC8" w:rsidRDefault="00B62AC8" w:rsidP="00B62AC8">
            <w:pPr>
              <w:rPr>
                <w:lang w:bidi="en-US"/>
              </w:rPr>
            </w:pPr>
            <w:r>
              <w:rPr>
                <w:lang w:bidi="en-US"/>
              </w:rPr>
              <w:t>Alarms generated by legacy systems shall pass to the EIC controls alarm server</w:t>
            </w:r>
          </w:p>
        </w:tc>
        <w:tc>
          <w:tcPr>
            <w:tcW w:w="1760" w:type="dxa"/>
          </w:tcPr>
          <w:p w14:paraId="084AEEEA" w14:textId="77777777" w:rsidR="00B62AC8" w:rsidRPr="00B62AC8" w:rsidRDefault="00B62AC8" w:rsidP="00B62AC8">
            <w:pPr>
              <w:rPr>
                <w:lang w:bidi="en-US"/>
              </w:rPr>
            </w:pPr>
            <w:r w:rsidRPr="00B62AC8">
              <w:rPr>
                <w:lang w:bidi="en-US"/>
              </w:rPr>
              <w:t>Inspection</w:t>
            </w:r>
          </w:p>
        </w:tc>
      </w:tr>
      <w:tr w:rsidR="00B62AC8" w:rsidRPr="00B62AC8" w14:paraId="0C3EA08B" w14:textId="77777777" w:rsidTr="7E2ED256">
        <w:trPr>
          <w:trHeight w:val="300"/>
        </w:trPr>
        <w:tc>
          <w:tcPr>
            <w:tcW w:w="1778" w:type="dxa"/>
          </w:tcPr>
          <w:p w14:paraId="63A641D9" w14:textId="77777777" w:rsidR="00B62AC8" w:rsidRPr="00B62AC8" w:rsidRDefault="00B62AC8" w:rsidP="00B62AC8">
            <w:pPr>
              <w:rPr>
                <w:lang w:bidi="en-US"/>
              </w:rPr>
            </w:pPr>
            <w:r w:rsidRPr="00B62AC8">
              <w:rPr>
                <w:lang w:bidi="en-US"/>
              </w:rPr>
              <w:t>F-EIC-CTRL-SW-ADOBR.4</w:t>
            </w:r>
          </w:p>
        </w:tc>
        <w:tc>
          <w:tcPr>
            <w:tcW w:w="5935" w:type="dxa"/>
          </w:tcPr>
          <w:p w14:paraId="7C391D3C" w14:textId="2DB5F990" w:rsidR="00B62AC8" w:rsidRPr="00B62AC8" w:rsidRDefault="00B62AC8" w:rsidP="00B62AC8">
            <w:pPr>
              <w:rPr>
                <w:lang w:bidi="en-US"/>
              </w:rPr>
            </w:pPr>
            <w:r>
              <w:rPr>
                <w:lang w:bidi="en-US"/>
              </w:rPr>
              <w:t>All meta data shall be preserved through the lifecycle of the ADO to PV translation</w:t>
            </w:r>
          </w:p>
        </w:tc>
        <w:tc>
          <w:tcPr>
            <w:tcW w:w="1760" w:type="dxa"/>
          </w:tcPr>
          <w:p w14:paraId="36238D38" w14:textId="77777777" w:rsidR="00B62AC8" w:rsidRPr="00B62AC8" w:rsidRDefault="00B62AC8" w:rsidP="00B62AC8">
            <w:pPr>
              <w:rPr>
                <w:lang w:bidi="en-US"/>
              </w:rPr>
            </w:pPr>
            <w:r w:rsidRPr="00B62AC8">
              <w:rPr>
                <w:lang w:bidi="en-US"/>
              </w:rPr>
              <w:t>Inspection</w:t>
            </w:r>
          </w:p>
        </w:tc>
      </w:tr>
      <w:tr w:rsidR="00B62AC8" w:rsidRPr="00B62AC8" w14:paraId="0DC1D156" w14:textId="77777777" w:rsidTr="7E2ED256">
        <w:trPr>
          <w:trHeight w:val="300"/>
        </w:trPr>
        <w:tc>
          <w:tcPr>
            <w:tcW w:w="1778" w:type="dxa"/>
          </w:tcPr>
          <w:p w14:paraId="59A1B336" w14:textId="77777777" w:rsidR="00B62AC8" w:rsidRPr="00B62AC8" w:rsidRDefault="00B62AC8" w:rsidP="00B62AC8">
            <w:pPr>
              <w:rPr>
                <w:lang w:bidi="en-US"/>
              </w:rPr>
            </w:pPr>
            <w:r w:rsidRPr="00B62AC8">
              <w:rPr>
                <w:lang w:bidi="en-US"/>
              </w:rPr>
              <w:lastRenderedPageBreak/>
              <w:t>F-EIC-CTRL-SW-ADOBR.5</w:t>
            </w:r>
          </w:p>
        </w:tc>
        <w:tc>
          <w:tcPr>
            <w:tcW w:w="5935" w:type="dxa"/>
          </w:tcPr>
          <w:p w14:paraId="2B64F9BB" w14:textId="1356C69B" w:rsidR="00B62AC8" w:rsidRPr="00B62AC8" w:rsidRDefault="00B62AC8" w:rsidP="00B62AC8">
            <w:pPr>
              <w:rPr>
                <w:lang w:bidi="en-US"/>
              </w:rPr>
            </w:pPr>
            <w:r>
              <w:rPr>
                <w:lang w:bidi="en-US"/>
              </w:rPr>
              <w:t>The bridge shall support bi-directional access</w:t>
            </w:r>
          </w:p>
        </w:tc>
        <w:tc>
          <w:tcPr>
            <w:tcW w:w="1760" w:type="dxa"/>
          </w:tcPr>
          <w:p w14:paraId="5BCD4FFA" w14:textId="77777777" w:rsidR="00B62AC8" w:rsidRPr="00B62AC8" w:rsidRDefault="00B62AC8" w:rsidP="00B62AC8">
            <w:pPr>
              <w:rPr>
                <w:lang w:bidi="en-US"/>
              </w:rPr>
            </w:pPr>
            <w:r w:rsidRPr="00B62AC8">
              <w:rPr>
                <w:lang w:bidi="en-US"/>
              </w:rPr>
              <w:t>Inspection</w:t>
            </w:r>
          </w:p>
        </w:tc>
      </w:tr>
      <w:tr w:rsidR="00B62AC8" w:rsidRPr="00B62AC8" w14:paraId="1AA6D7F1" w14:textId="77777777" w:rsidTr="7E2ED256">
        <w:trPr>
          <w:trHeight w:val="300"/>
        </w:trPr>
        <w:tc>
          <w:tcPr>
            <w:tcW w:w="1778" w:type="dxa"/>
          </w:tcPr>
          <w:p w14:paraId="5F888690" w14:textId="77777777" w:rsidR="00B62AC8" w:rsidRPr="00B62AC8" w:rsidRDefault="00B62AC8" w:rsidP="00B62AC8">
            <w:pPr>
              <w:rPr>
                <w:lang w:bidi="en-US"/>
              </w:rPr>
            </w:pPr>
            <w:r w:rsidRPr="00B62AC8">
              <w:rPr>
                <w:lang w:bidi="en-US"/>
              </w:rPr>
              <w:t>P-EIC-CTRL-SW-ADOBR.1</w:t>
            </w:r>
          </w:p>
        </w:tc>
        <w:tc>
          <w:tcPr>
            <w:tcW w:w="5935" w:type="dxa"/>
          </w:tcPr>
          <w:p w14:paraId="139F369B" w14:textId="47C0A827" w:rsidR="00B62AC8" w:rsidRPr="00B62AC8" w:rsidRDefault="00B62AC8" w:rsidP="00B62AC8">
            <w:pPr>
              <w:rPr>
                <w:lang w:bidi="en-US"/>
              </w:rPr>
            </w:pPr>
            <w:r>
              <w:rPr>
                <w:lang w:bidi="en-US"/>
              </w:rPr>
              <w:t>Mapped PVs shall reflect changes in ADO values within 100ms under normal conditions</w:t>
            </w:r>
          </w:p>
        </w:tc>
        <w:tc>
          <w:tcPr>
            <w:tcW w:w="1760" w:type="dxa"/>
          </w:tcPr>
          <w:p w14:paraId="5DFE8830" w14:textId="77777777" w:rsidR="00B62AC8" w:rsidRPr="00B62AC8" w:rsidRDefault="00B62AC8" w:rsidP="00B62AC8">
            <w:pPr>
              <w:rPr>
                <w:lang w:bidi="en-US"/>
              </w:rPr>
            </w:pPr>
            <w:r w:rsidRPr="00B62AC8">
              <w:rPr>
                <w:lang w:bidi="en-US"/>
              </w:rPr>
              <w:t>Demonstration</w:t>
            </w:r>
          </w:p>
        </w:tc>
      </w:tr>
      <w:tr w:rsidR="00B62AC8" w:rsidRPr="00B62AC8" w14:paraId="1F843F96" w14:textId="77777777" w:rsidTr="7E2ED256">
        <w:trPr>
          <w:trHeight w:val="300"/>
        </w:trPr>
        <w:tc>
          <w:tcPr>
            <w:tcW w:w="1778" w:type="dxa"/>
          </w:tcPr>
          <w:p w14:paraId="0DB6F4CC" w14:textId="77777777" w:rsidR="00B62AC8" w:rsidRPr="00B62AC8" w:rsidRDefault="00B62AC8" w:rsidP="00B62AC8">
            <w:pPr>
              <w:rPr>
                <w:lang w:bidi="en-US"/>
              </w:rPr>
            </w:pPr>
            <w:r w:rsidRPr="00B62AC8">
              <w:rPr>
                <w:lang w:bidi="en-US"/>
              </w:rPr>
              <w:t>P-EIC-CTRL-SW-ADOBR.2</w:t>
            </w:r>
          </w:p>
        </w:tc>
        <w:tc>
          <w:tcPr>
            <w:tcW w:w="5935" w:type="dxa"/>
          </w:tcPr>
          <w:p w14:paraId="3ED9EB16" w14:textId="217E3240" w:rsidR="00B62AC8" w:rsidRPr="00B62AC8" w:rsidRDefault="00B62AC8" w:rsidP="00B62AC8">
            <w:pPr>
              <w:rPr>
                <w:lang w:bidi="en-US"/>
              </w:rPr>
            </w:pPr>
            <w:r>
              <w:rPr>
                <w:lang w:bidi="en-US"/>
              </w:rPr>
              <w:t>Each ADO Manager/FEC shall support a number of active parameters comparable to an EPICS IOC/PV Server, with overall throughput and latency on par with EPICS PV update performance.  The bridge shall introduce no more than 100ms of overhead under normal load.</w:t>
            </w:r>
          </w:p>
        </w:tc>
        <w:tc>
          <w:tcPr>
            <w:tcW w:w="1760" w:type="dxa"/>
          </w:tcPr>
          <w:p w14:paraId="491C6E94" w14:textId="77777777" w:rsidR="00B62AC8" w:rsidRPr="00B62AC8" w:rsidRDefault="00B62AC8" w:rsidP="00B62AC8">
            <w:pPr>
              <w:rPr>
                <w:lang w:bidi="en-US"/>
              </w:rPr>
            </w:pPr>
            <w:r w:rsidRPr="00B62AC8">
              <w:rPr>
                <w:lang w:bidi="en-US"/>
              </w:rPr>
              <w:t>Demonstration</w:t>
            </w:r>
          </w:p>
        </w:tc>
      </w:tr>
      <w:tr w:rsidR="00B62AC8" w:rsidRPr="00B62AC8" w14:paraId="18952FB8" w14:textId="77777777" w:rsidTr="7E2ED256">
        <w:trPr>
          <w:trHeight w:val="300"/>
        </w:trPr>
        <w:tc>
          <w:tcPr>
            <w:tcW w:w="1778" w:type="dxa"/>
          </w:tcPr>
          <w:p w14:paraId="2F882F8A" w14:textId="77777777" w:rsidR="00B62AC8" w:rsidRPr="00B62AC8" w:rsidRDefault="00B62AC8" w:rsidP="00B62AC8">
            <w:pPr>
              <w:rPr>
                <w:lang w:bidi="en-US"/>
              </w:rPr>
            </w:pPr>
            <w:r w:rsidRPr="00B62AC8">
              <w:rPr>
                <w:lang w:bidi="en-US"/>
              </w:rPr>
              <w:t>P-EIC-CTRL-SW-ADOBR.3</w:t>
            </w:r>
          </w:p>
        </w:tc>
        <w:tc>
          <w:tcPr>
            <w:tcW w:w="5935" w:type="dxa"/>
          </w:tcPr>
          <w:p w14:paraId="16949701" w14:textId="0B72993D" w:rsidR="00B62AC8" w:rsidRPr="00B62AC8" w:rsidRDefault="00B62AC8" w:rsidP="00B62AC8">
            <w:pPr>
              <w:rPr>
                <w:lang w:bidi="en-US"/>
              </w:rPr>
            </w:pPr>
            <w:r>
              <w:rPr>
                <w:lang w:bidi="en-US"/>
              </w:rPr>
              <w:t>Legacy alarm events shall be transmitted to the alarm server within 250ms of generation</w:t>
            </w:r>
          </w:p>
        </w:tc>
        <w:tc>
          <w:tcPr>
            <w:tcW w:w="1760" w:type="dxa"/>
          </w:tcPr>
          <w:p w14:paraId="5D71BAFB" w14:textId="77777777" w:rsidR="00B62AC8" w:rsidRPr="00B62AC8" w:rsidRDefault="00B62AC8" w:rsidP="00B62AC8">
            <w:pPr>
              <w:rPr>
                <w:lang w:bidi="en-US"/>
              </w:rPr>
            </w:pPr>
            <w:r w:rsidRPr="00B62AC8">
              <w:rPr>
                <w:lang w:bidi="en-US"/>
              </w:rPr>
              <w:t>Demonstration</w:t>
            </w:r>
          </w:p>
        </w:tc>
      </w:tr>
      <w:tr w:rsidR="00B62AC8" w:rsidRPr="00B62AC8" w14:paraId="073B76FB" w14:textId="77777777" w:rsidTr="7E2ED256">
        <w:trPr>
          <w:trHeight w:val="300"/>
        </w:trPr>
        <w:tc>
          <w:tcPr>
            <w:tcW w:w="1778" w:type="dxa"/>
          </w:tcPr>
          <w:p w14:paraId="2E546C81" w14:textId="77777777" w:rsidR="00B62AC8" w:rsidRPr="00B62AC8" w:rsidRDefault="00B62AC8" w:rsidP="00B62AC8">
            <w:pPr>
              <w:rPr>
                <w:lang w:bidi="en-US"/>
              </w:rPr>
            </w:pPr>
            <w:r w:rsidRPr="00B62AC8">
              <w:rPr>
                <w:lang w:bidi="en-US"/>
              </w:rPr>
              <w:t>P-EIC-CTRL-SW-ADOBR.4</w:t>
            </w:r>
          </w:p>
        </w:tc>
        <w:tc>
          <w:tcPr>
            <w:tcW w:w="5935" w:type="dxa"/>
          </w:tcPr>
          <w:p w14:paraId="77D34F5A" w14:textId="6FC23CD1" w:rsidR="00B62AC8" w:rsidRPr="00B62AC8" w:rsidRDefault="00B62AC8" w:rsidP="00B62AC8">
            <w:pPr>
              <w:rPr>
                <w:lang w:bidi="en-US"/>
              </w:rPr>
            </w:pPr>
            <w:r>
              <w:rPr>
                <w:lang w:bidi="en-US"/>
              </w:rPr>
              <w:t>The bridge should support bi-directional access with latency &lt; 100ms</w:t>
            </w:r>
          </w:p>
        </w:tc>
        <w:tc>
          <w:tcPr>
            <w:tcW w:w="1760" w:type="dxa"/>
          </w:tcPr>
          <w:p w14:paraId="00981C45" w14:textId="77777777" w:rsidR="00B62AC8" w:rsidRPr="00B62AC8" w:rsidRDefault="00B62AC8" w:rsidP="00B62AC8">
            <w:pPr>
              <w:rPr>
                <w:lang w:bidi="en-US"/>
              </w:rPr>
            </w:pPr>
            <w:r w:rsidRPr="00B62AC8">
              <w:rPr>
                <w:lang w:bidi="en-US"/>
              </w:rPr>
              <w:t>Demonstration</w:t>
            </w:r>
          </w:p>
        </w:tc>
      </w:tr>
    </w:tbl>
    <w:p w14:paraId="4C50E5D7" w14:textId="77777777" w:rsidR="00B62AC8" w:rsidRDefault="00B62AC8" w:rsidP="00A531EC">
      <w:pPr>
        <w:rPr>
          <w:lang w:bidi="en-US"/>
        </w:rPr>
      </w:pPr>
    </w:p>
    <w:p w14:paraId="67F45606" w14:textId="34DE23D7" w:rsidR="00B62AC8" w:rsidRDefault="00B62AC8" w:rsidP="2B2B16D4">
      <w:pPr>
        <w:pStyle w:val="Caption"/>
        <w:keepNext/>
        <w:jc w:val="both"/>
        <w:rPr>
          <w:b/>
          <w:bCs/>
        </w:rPr>
      </w:pPr>
      <w:r w:rsidRPr="4D62E501">
        <w:rPr>
          <w:b/>
          <w:bCs/>
        </w:rPr>
        <w:t xml:space="preserve">Table </w:t>
      </w:r>
      <w:r w:rsidR="32DB48DD" w:rsidRPr="4D62E501">
        <w:rPr>
          <w:b/>
          <w:bCs/>
        </w:rPr>
        <w:t>4-9</w:t>
      </w:r>
      <w:r w:rsidRPr="4D62E501">
        <w:rPr>
          <w:b/>
          <w:bCs/>
        </w:rPr>
        <w:t xml:space="preserve">:  Subsystem </w:t>
      </w:r>
      <w:r w:rsidR="1EBAD988" w:rsidRPr="4D62E501">
        <w:rPr>
          <w:b/>
          <w:bCs/>
        </w:rPr>
        <w:t xml:space="preserve">Functional and </w:t>
      </w:r>
      <w:r w:rsidRPr="4D62E501">
        <w:rPr>
          <w:b/>
          <w:bCs/>
        </w:rPr>
        <w:t>Performance Requirements for Controls Software</w:t>
      </w:r>
      <w:ins w:id="110" w:author="Yin, Zhijian" w:date="2025-10-28T19:06:00Z">
        <w:r w:rsidR="742404C1" w:rsidRPr="4D62E501">
          <w:rPr>
            <w:b/>
            <w:bCs/>
          </w:rPr>
          <w:t>:</w:t>
        </w:r>
      </w:ins>
      <w:r w:rsidR="00B11D5F" w:rsidRPr="4D62E501">
        <w:rPr>
          <w:b/>
          <w:bCs/>
        </w:rPr>
        <w:t xml:space="preserve"> Sequencer</w:t>
      </w:r>
    </w:p>
    <w:p w14:paraId="74CEF038"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55"/>
        <w:gridCol w:w="5938"/>
        <w:gridCol w:w="1780"/>
      </w:tblGrid>
      <w:tr w:rsidR="00B62AC8" w:rsidRPr="00B62AC8" w14:paraId="09E1C008"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5" w:type="dxa"/>
          </w:tcPr>
          <w:p w14:paraId="7DE4CB8F" w14:textId="77777777" w:rsidR="00B62AC8" w:rsidRPr="00B62AC8" w:rsidRDefault="00B62AC8" w:rsidP="00B62AC8">
            <w:pPr>
              <w:rPr>
                <w:bCs/>
                <w:lang w:bidi="en-US"/>
              </w:rPr>
            </w:pPr>
            <w:r w:rsidRPr="00B62AC8">
              <w:rPr>
                <w:bCs/>
                <w:lang w:bidi="en-US"/>
              </w:rPr>
              <w:t>Code</w:t>
            </w:r>
          </w:p>
        </w:tc>
        <w:tc>
          <w:tcPr>
            <w:tcW w:w="5938" w:type="dxa"/>
          </w:tcPr>
          <w:p w14:paraId="4D62219D" w14:textId="324452C9" w:rsidR="00B62AC8" w:rsidRPr="00B62AC8" w:rsidRDefault="00B62AC8" w:rsidP="00B62AC8">
            <w:pPr>
              <w:rPr>
                <w:bCs/>
                <w:lang w:bidi="en-US"/>
              </w:rPr>
            </w:pPr>
            <w:r>
              <w:rPr>
                <w:b w:val="0"/>
                <w:bCs/>
                <w:lang w:bidi="en-US"/>
              </w:rPr>
              <w:t>Requirement</w:t>
            </w:r>
          </w:p>
        </w:tc>
        <w:tc>
          <w:tcPr>
            <w:tcW w:w="1780" w:type="dxa"/>
          </w:tcPr>
          <w:p w14:paraId="48B056D5" w14:textId="77777777" w:rsidR="00B62AC8" w:rsidRPr="00B62AC8" w:rsidRDefault="00B62AC8" w:rsidP="00B62AC8">
            <w:pPr>
              <w:rPr>
                <w:bCs/>
                <w:lang w:bidi="en-US"/>
              </w:rPr>
            </w:pPr>
            <w:r w:rsidRPr="00B62AC8">
              <w:rPr>
                <w:bCs/>
                <w:lang w:bidi="en-US"/>
              </w:rPr>
              <w:t>Verification Method</w:t>
            </w:r>
          </w:p>
        </w:tc>
      </w:tr>
      <w:tr w:rsidR="00B62AC8" w:rsidRPr="00B62AC8" w14:paraId="7D9E8201" w14:textId="77777777" w:rsidTr="7E2ED256">
        <w:trPr>
          <w:trHeight w:val="300"/>
        </w:trPr>
        <w:tc>
          <w:tcPr>
            <w:tcW w:w="1755" w:type="dxa"/>
          </w:tcPr>
          <w:p w14:paraId="34909DEB" w14:textId="77777777" w:rsidR="00B62AC8" w:rsidRPr="00B62AC8" w:rsidRDefault="00B62AC8" w:rsidP="00B62AC8">
            <w:pPr>
              <w:rPr>
                <w:lang w:bidi="en-US"/>
              </w:rPr>
            </w:pPr>
            <w:r w:rsidRPr="00B62AC8">
              <w:rPr>
                <w:lang w:bidi="en-US"/>
              </w:rPr>
              <w:t>F-EIC-CTRL-SW-SEQ.1</w:t>
            </w:r>
          </w:p>
        </w:tc>
        <w:tc>
          <w:tcPr>
            <w:tcW w:w="5938" w:type="dxa"/>
          </w:tcPr>
          <w:p w14:paraId="2B06FDE4" w14:textId="6FD10EB7" w:rsidR="00B62AC8" w:rsidRPr="00B62AC8" w:rsidRDefault="00B62AC8" w:rsidP="00B62AC8">
            <w:pPr>
              <w:rPr>
                <w:lang w:bidi="en-US"/>
              </w:rPr>
            </w:pPr>
            <w:r>
              <w:rPr>
                <w:lang w:bidi="en-US"/>
              </w:rPr>
              <w:t>The sequencing system shall provide ability to automate well-defined and repeated tasks for multiple EIC Groups</w:t>
            </w:r>
          </w:p>
        </w:tc>
        <w:tc>
          <w:tcPr>
            <w:tcW w:w="1780" w:type="dxa"/>
          </w:tcPr>
          <w:p w14:paraId="4646CC2D" w14:textId="77777777" w:rsidR="00B62AC8" w:rsidRPr="00B62AC8" w:rsidRDefault="00B62AC8" w:rsidP="00B62AC8">
            <w:pPr>
              <w:rPr>
                <w:lang w:bidi="en-US"/>
              </w:rPr>
            </w:pPr>
            <w:r w:rsidRPr="00B62AC8">
              <w:rPr>
                <w:lang w:bidi="en-US"/>
              </w:rPr>
              <w:t>Inspection</w:t>
            </w:r>
          </w:p>
        </w:tc>
      </w:tr>
      <w:tr w:rsidR="00B62AC8" w:rsidRPr="00B62AC8" w14:paraId="2C86D103" w14:textId="77777777" w:rsidTr="7E2ED256">
        <w:trPr>
          <w:trHeight w:val="300"/>
        </w:trPr>
        <w:tc>
          <w:tcPr>
            <w:tcW w:w="1755" w:type="dxa"/>
          </w:tcPr>
          <w:p w14:paraId="44EE6D4E" w14:textId="77777777" w:rsidR="00B62AC8" w:rsidRPr="00B62AC8" w:rsidRDefault="00B62AC8" w:rsidP="00B62AC8">
            <w:pPr>
              <w:rPr>
                <w:lang w:bidi="en-US"/>
              </w:rPr>
            </w:pPr>
            <w:r w:rsidRPr="00B62AC8">
              <w:rPr>
                <w:lang w:bidi="en-US"/>
              </w:rPr>
              <w:t>F-EIC-CTRL-SW-SEQ.2</w:t>
            </w:r>
          </w:p>
        </w:tc>
        <w:tc>
          <w:tcPr>
            <w:tcW w:w="5938" w:type="dxa"/>
          </w:tcPr>
          <w:p w14:paraId="09E41671" w14:textId="08E60F77" w:rsidR="00B62AC8" w:rsidRPr="00B62AC8" w:rsidRDefault="00B62AC8" w:rsidP="00B62AC8">
            <w:pPr>
              <w:rPr>
                <w:lang w:bidi="en-US"/>
              </w:rPr>
            </w:pPr>
            <w:r>
              <w:rPr>
                <w:lang w:bidi="en-US"/>
              </w:rPr>
              <w:t>A graphical user interface shall be provided for creating, editing, versioning, viewing, selecting, and running sequences.</w:t>
            </w:r>
          </w:p>
        </w:tc>
        <w:tc>
          <w:tcPr>
            <w:tcW w:w="1780" w:type="dxa"/>
          </w:tcPr>
          <w:p w14:paraId="0E3D9D02" w14:textId="77777777" w:rsidR="00B62AC8" w:rsidRPr="00B62AC8" w:rsidRDefault="00B62AC8" w:rsidP="00B62AC8">
            <w:pPr>
              <w:rPr>
                <w:lang w:bidi="en-US"/>
              </w:rPr>
            </w:pPr>
            <w:r w:rsidRPr="00B62AC8">
              <w:rPr>
                <w:lang w:bidi="en-US"/>
              </w:rPr>
              <w:t>Inspection</w:t>
            </w:r>
          </w:p>
        </w:tc>
      </w:tr>
      <w:tr w:rsidR="00B62AC8" w:rsidRPr="00B62AC8" w14:paraId="3168F0D5" w14:textId="77777777" w:rsidTr="7E2ED256">
        <w:trPr>
          <w:trHeight w:val="300"/>
        </w:trPr>
        <w:tc>
          <w:tcPr>
            <w:tcW w:w="1755" w:type="dxa"/>
          </w:tcPr>
          <w:p w14:paraId="4B0D1CDB" w14:textId="77777777" w:rsidR="00B62AC8" w:rsidRPr="00B62AC8" w:rsidRDefault="00B62AC8" w:rsidP="00B62AC8">
            <w:pPr>
              <w:rPr>
                <w:lang w:bidi="en-US"/>
              </w:rPr>
            </w:pPr>
            <w:r w:rsidRPr="00B62AC8">
              <w:rPr>
                <w:lang w:bidi="en-US"/>
              </w:rPr>
              <w:t>F-EIC-CTRL-SW-SEQ.3</w:t>
            </w:r>
          </w:p>
        </w:tc>
        <w:tc>
          <w:tcPr>
            <w:tcW w:w="5938" w:type="dxa"/>
          </w:tcPr>
          <w:p w14:paraId="5118E34F" w14:textId="05D06D29" w:rsidR="00B62AC8" w:rsidRPr="00B62AC8" w:rsidRDefault="00B62AC8" w:rsidP="00B62AC8">
            <w:pPr>
              <w:rPr>
                <w:lang w:bidi="en-US"/>
              </w:rPr>
            </w:pPr>
            <w:r>
              <w:rPr>
                <w:lang w:bidi="en-US"/>
              </w:rPr>
              <w:t>Users shall be able to navigate through the execution of sequences for debugging and task error response resolution</w:t>
            </w:r>
          </w:p>
        </w:tc>
        <w:tc>
          <w:tcPr>
            <w:tcW w:w="1780" w:type="dxa"/>
          </w:tcPr>
          <w:p w14:paraId="42D5412A" w14:textId="77777777" w:rsidR="00B62AC8" w:rsidRPr="00B62AC8" w:rsidRDefault="00B62AC8" w:rsidP="00B62AC8">
            <w:pPr>
              <w:rPr>
                <w:lang w:bidi="en-US"/>
              </w:rPr>
            </w:pPr>
            <w:r w:rsidRPr="00B62AC8">
              <w:rPr>
                <w:lang w:bidi="en-US"/>
              </w:rPr>
              <w:t>Inspection</w:t>
            </w:r>
          </w:p>
        </w:tc>
      </w:tr>
      <w:tr w:rsidR="00B62AC8" w:rsidRPr="00B62AC8" w14:paraId="4291056D" w14:textId="77777777" w:rsidTr="7E2ED256">
        <w:trPr>
          <w:trHeight w:val="300"/>
        </w:trPr>
        <w:tc>
          <w:tcPr>
            <w:tcW w:w="1755" w:type="dxa"/>
          </w:tcPr>
          <w:p w14:paraId="21EBF6A5" w14:textId="77777777" w:rsidR="00B62AC8" w:rsidRPr="00B62AC8" w:rsidRDefault="00B62AC8" w:rsidP="00B62AC8">
            <w:pPr>
              <w:rPr>
                <w:lang w:bidi="en-US"/>
              </w:rPr>
            </w:pPr>
            <w:r w:rsidRPr="00B62AC8">
              <w:rPr>
                <w:lang w:bidi="en-US"/>
              </w:rPr>
              <w:t>F-EIC-CTRL-SW-SEQ.4</w:t>
            </w:r>
          </w:p>
        </w:tc>
        <w:tc>
          <w:tcPr>
            <w:tcW w:w="5938" w:type="dxa"/>
          </w:tcPr>
          <w:p w14:paraId="7461D48E" w14:textId="010B1C39" w:rsidR="00B62AC8" w:rsidRPr="00B62AC8" w:rsidRDefault="00B62AC8" w:rsidP="00B62AC8">
            <w:pPr>
              <w:rPr>
                <w:lang w:bidi="en-US"/>
              </w:rPr>
            </w:pPr>
            <w:r>
              <w:rPr>
                <w:lang w:bidi="en-US"/>
              </w:rPr>
              <w:t>Sequence transcript history shall be searchable and provide execution time, location, and user information, including summary report automated delivery to interested parties</w:t>
            </w:r>
          </w:p>
        </w:tc>
        <w:tc>
          <w:tcPr>
            <w:tcW w:w="1780" w:type="dxa"/>
          </w:tcPr>
          <w:p w14:paraId="682449C3" w14:textId="77777777" w:rsidR="00B62AC8" w:rsidRPr="00B62AC8" w:rsidRDefault="00B62AC8" w:rsidP="00B62AC8">
            <w:pPr>
              <w:rPr>
                <w:lang w:bidi="en-US"/>
              </w:rPr>
            </w:pPr>
            <w:r w:rsidRPr="00B62AC8">
              <w:rPr>
                <w:lang w:bidi="en-US"/>
              </w:rPr>
              <w:t>Inspection</w:t>
            </w:r>
          </w:p>
        </w:tc>
      </w:tr>
      <w:tr w:rsidR="00B62AC8" w:rsidRPr="00B62AC8" w14:paraId="6CA67E0D" w14:textId="77777777" w:rsidTr="7E2ED256">
        <w:trPr>
          <w:trHeight w:val="300"/>
        </w:trPr>
        <w:tc>
          <w:tcPr>
            <w:tcW w:w="1755" w:type="dxa"/>
          </w:tcPr>
          <w:p w14:paraId="508A1112" w14:textId="77777777" w:rsidR="00B62AC8" w:rsidRPr="00B62AC8" w:rsidRDefault="00B62AC8" w:rsidP="00B62AC8">
            <w:pPr>
              <w:rPr>
                <w:lang w:bidi="en-US"/>
              </w:rPr>
            </w:pPr>
            <w:r w:rsidRPr="00B62AC8">
              <w:rPr>
                <w:lang w:bidi="en-US"/>
              </w:rPr>
              <w:t>F-EIC-CTRL-SW-SEQ.5</w:t>
            </w:r>
          </w:p>
        </w:tc>
        <w:tc>
          <w:tcPr>
            <w:tcW w:w="5938" w:type="dxa"/>
          </w:tcPr>
          <w:p w14:paraId="5BBDBDA6" w14:textId="018428D7" w:rsidR="00B62AC8" w:rsidRPr="00B62AC8" w:rsidRDefault="00B62AC8" w:rsidP="00B62AC8">
            <w:pPr>
              <w:rPr>
                <w:lang w:bidi="en-US"/>
              </w:rPr>
            </w:pPr>
            <w:r>
              <w:rPr>
                <w:lang w:bidi="en-US"/>
              </w:rPr>
              <w:t>Sequences shall support nesting of sub-sequences</w:t>
            </w:r>
          </w:p>
        </w:tc>
        <w:tc>
          <w:tcPr>
            <w:tcW w:w="1780" w:type="dxa"/>
          </w:tcPr>
          <w:p w14:paraId="1921688B" w14:textId="77777777" w:rsidR="00B62AC8" w:rsidRPr="00B62AC8" w:rsidRDefault="00B62AC8" w:rsidP="00B62AC8">
            <w:pPr>
              <w:rPr>
                <w:lang w:bidi="en-US"/>
              </w:rPr>
            </w:pPr>
            <w:r w:rsidRPr="00B62AC8">
              <w:rPr>
                <w:lang w:bidi="en-US"/>
              </w:rPr>
              <w:t>Inspection</w:t>
            </w:r>
          </w:p>
        </w:tc>
      </w:tr>
      <w:tr w:rsidR="00B62AC8" w:rsidRPr="00B62AC8" w14:paraId="532E5CE7" w14:textId="77777777" w:rsidTr="7E2ED256">
        <w:trPr>
          <w:trHeight w:val="300"/>
        </w:trPr>
        <w:tc>
          <w:tcPr>
            <w:tcW w:w="1755" w:type="dxa"/>
          </w:tcPr>
          <w:p w14:paraId="4A3EA1EC" w14:textId="77777777" w:rsidR="00B62AC8" w:rsidRPr="00B62AC8" w:rsidRDefault="00B62AC8" w:rsidP="00B62AC8">
            <w:pPr>
              <w:rPr>
                <w:lang w:bidi="en-US"/>
              </w:rPr>
            </w:pPr>
            <w:r w:rsidRPr="00B62AC8">
              <w:rPr>
                <w:lang w:bidi="en-US"/>
              </w:rPr>
              <w:t>F-EIC-CTRL-SW-SEQ.6</w:t>
            </w:r>
          </w:p>
        </w:tc>
        <w:tc>
          <w:tcPr>
            <w:tcW w:w="5938" w:type="dxa"/>
          </w:tcPr>
          <w:p w14:paraId="5FD6B579" w14:textId="3DB7D2DA" w:rsidR="00B62AC8" w:rsidRPr="00B62AC8" w:rsidRDefault="00B62AC8" w:rsidP="00B62AC8">
            <w:pPr>
              <w:rPr>
                <w:lang w:bidi="en-US"/>
              </w:rPr>
            </w:pPr>
            <w:r>
              <w:rPr>
                <w:lang w:bidi="en-US"/>
              </w:rPr>
              <w:t>Sequences shall provide a test mode option that avoids affecting EIC equipment</w:t>
            </w:r>
          </w:p>
        </w:tc>
        <w:tc>
          <w:tcPr>
            <w:tcW w:w="1780" w:type="dxa"/>
          </w:tcPr>
          <w:p w14:paraId="4AFCBB86" w14:textId="77777777" w:rsidR="00B62AC8" w:rsidRPr="00B62AC8" w:rsidRDefault="00B62AC8" w:rsidP="00B62AC8">
            <w:pPr>
              <w:rPr>
                <w:lang w:bidi="en-US"/>
              </w:rPr>
            </w:pPr>
            <w:r w:rsidRPr="00B62AC8">
              <w:rPr>
                <w:lang w:bidi="en-US"/>
              </w:rPr>
              <w:t>Inspection</w:t>
            </w:r>
          </w:p>
        </w:tc>
      </w:tr>
      <w:tr w:rsidR="00B62AC8" w:rsidRPr="00B62AC8" w14:paraId="14E42273" w14:textId="77777777" w:rsidTr="7E2ED256">
        <w:trPr>
          <w:trHeight w:val="300"/>
        </w:trPr>
        <w:tc>
          <w:tcPr>
            <w:tcW w:w="1755" w:type="dxa"/>
          </w:tcPr>
          <w:p w14:paraId="34AEF823" w14:textId="77777777" w:rsidR="00B62AC8" w:rsidRPr="00B62AC8" w:rsidRDefault="00B62AC8" w:rsidP="00B62AC8">
            <w:pPr>
              <w:rPr>
                <w:lang w:bidi="en-US"/>
              </w:rPr>
            </w:pPr>
            <w:r w:rsidRPr="00B62AC8">
              <w:rPr>
                <w:lang w:bidi="en-US"/>
              </w:rPr>
              <w:lastRenderedPageBreak/>
              <w:t>F-EIC-CTRL-SW-SEQ.7</w:t>
            </w:r>
          </w:p>
        </w:tc>
        <w:tc>
          <w:tcPr>
            <w:tcW w:w="5938" w:type="dxa"/>
          </w:tcPr>
          <w:p w14:paraId="377237F9" w14:textId="164BB717" w:rsidR="00B62AC8" w:rsidRPr="00B62AC8" w:rsidRDefault="00B62AC8" w:rsidP="00B62AC8">
            <w:pPr>
              <w:rPr>
                <w:lang w:bidi="en-US"/>
              </w:rPr>
            </w:pPr>
            <w:r>
              <w:rPr>
                <w:lang w:bidi="en-US"/>
              </w:rPr>
              <w:t>Real-time list of actively running sequences including location and user shall be available</w:t>
            </w:r>
          </w:p>
        </w:tc>
        <w:tc>
          <w:tcPr>
            <w:tcW w:w="1780" w:type="dxa"/>
          </w:tcPr>
          <w:p w14:paraId="33DA1C75" w14:textId="77777777" w:rsidR="00B62AC8" w:rsidRPr="00B62AC8" w:rsidRDefault="00B62AC8" w:rsidP="00B62AC8">
            <w:pPr>
              <w:rPr>
                <w:lang w:bidi="en-US"/>
              </w:rPr>
            </w:pPr>
            <w:r w:rsidRPr="00B62AC8">
              <w:rPr>
                <w:lang w:bidi="en-US"/>
              </w:rPr>
              <w:t>Inspection</w:t>
            </w:r>
          </w:p>
        </w:tc>
      </w:tr>
      <w:tr w:rsidR="00B62AC8" w:rsidRPr="00B62AC8" w14:paraId="251DFBB7" w14:textId="77777777" w:rsidTr="7E2ED256">
        <w:trPr>
          <w:trHeight w:val="300"/>
        </w:trPr>
        <w:tc>
          <w:tcPr>
            <w:tcW w:w="1755" w:type="dxa"/>
          </w:tcPr>
          <w:p w14:paraId="0F0A5E29" w14:textId="77777777" w:rsidR="00B62AC8" w:rsidRPr="00B62AC8" w:rsidRDefault="00B62AC8" w:rsidP="00B62AC8">
            <w:pPr>
              <w:rPr>
                <w:lang w:bidi="en-US"/>
              </w:rPr>
            </w:pPr>
            <w:r w:rsidRPr="00B62AC8">
              <w:rPr>
                <w:lang w:bidi="en-US"/>
              </w:rPr>
              <w:t>F-EIC-CTRL-SW-SEQ.8</w:t>
            </w:r>
          </w:p>
        </w:tc>
        <w:tc>
          <w:tcPr>
            <w:tcW w:w="5938" w:type="dxa"/>
          </w:tcPr>
          <w:p w14:paraId="1BCB1035" w14:textId="47C7E986" w:rsidR="00B62AC8" w:rsidRPr="00B62AC8" w:rsidRDefault="00B62AC8" w:rsidP="00B62AC8">
            <w:pPr>
              <w:rPr>
                <w:lang w:bidi="en-US"/>
              </w:rPr>
            </w:pPr>
            <w:r>
              <w:rPr>
                <w:lang w:bidi="en-US"/>
              </w:rPr>
              <w:t>Sequence clashing prevention shall be supported to avoid multiple sequences from running simultaneously where applicable</w:t>
            </w:r>
          </w:p>
        </w:tc>
        <w:tc>
          <w:tcPr>
            <w:tcW w:w="1780" w:type="dxa"/>
          </w:tcPr>
          <w:p w14:paraId="58397567" w14:textId="77777777" w:rsidR="00B62AC8" w:rsidRPr="00B62AC8" w:rsidRDefault="00B62AC8" w:rsidP="00B62AC8">
            <w:pPr>
              <w:rPr>
                <w:lang w:bidi="en-US"/>
              </w:rPr>
            </w:pPr>
            <w:r w:rsidRPr="00B62AC8">
              <w:rPr>
                <w:lang w:bidi="en-US"/>
              </w:rPr>
              <w:t>Inspection</w:t>
            </w:r>
          </w:p>
        </w:tc>
      </w:tr>
      <w:tr w:rsidR="00B62AC8" w:rsidRPr="00B62AC8" w14:paraId="45BC69ED" w14:textId="77777777" w:rsidTr="7E2ED256">
        <w:trPr>
          <w:trHeight w:val="300"/>
        </w:trPr>
        <w:tc>
          <w:tcPr>
            <w:tcW w:w="1755" w:type="dxa"/>
          </w:tcPr>
          <w:p w14:paraId="0A4E6D15" w14:textId="77777777" w:rsidR="00B62AC8" w:rsidRPr="00B62AC8" w:rsidRDefault="00B62AC8" w:rsidP="00B62AC8">
            <w:pPr>
              <w:rPr>
                <w:lang w:bidi="en-US"/>
              </w:rPr>
            </w:pPr>
            <w:r w:rsidRPr="00B62AC8">
              <w:rPr>
                <w:lang w:bidi="en-US"/>
              </w:rPr>
              <w:t>P-EIC-CTRL-SW-SEQ.1</w:t>
            </w:r>
          </w:p>
        </w:tc>
        <w:tc>
          <w:tcPr>
            <w:tcW w:w="5938" w:type="dxa"/>
          </w:tcPr>
          <w:p w14:paraId="7DBB6AAF" w14:textId="2212F640" w:rsidR="00B62AC8" w:rsidRPr="00B62AC8" w:rsidRDefault="00B62AC8" w:rsidP="00B62AC8">
            <w:pPr>
              <w:rPr>
                <w:lang w:bidi="en-US"/>
              </w:rPr>
            </w:pPr>
            <w:r>
              <w:rPr>
                <w:lang w:bidi="en-US"/>
              </w:rPr>
              <w:t>GUI actions such as loading, editing, or saving a sequence should complete within 1 second for sequences up to 10KB or about 100 lines.  Execution should be dispatched within 100ms between consecutive steps.</w:t>
            </w:r>
          </w:p>
        </w:tc>
        <w:tc>
          <w:tcPr>
            <w:tcW w:w="1780" w:type="dxa"/>
          </w:tcPr>
          <w:p w14:paraId="19F8B449" w14:textId="77777777" w:rsidR="00B62AC8" w:rsidRPr="00B62AC8" w:rsidRDefault="00B62AC8" w:rsidP="00B62AC8">
            <w:pPr>
              <w:rPr>
                <w:lang w:bidi="en-US"/>
              </w:rPr>
            </w:pPr>
            <w:r w:rsidRPr="00B62AC8">
              <w:rPr>
                <w:lang w:bidi="en-US"/>
              </w:rPr>
              <w:t>Demonstration</w:t>
            </w:r>
          </w:p>
        </w:tc>
      </w:tr>
      <w:tr w:rsidR="00B62AC8" w:rsidRPr="00B62AC8" w14:paraId="3600E050" w14:textId="77777777" w:rsidTr="7E2ED256">
        <w:trPr>
          <w:trHeight w:val="300"/>
        </w:trPr>
        <w:tc>
          <w:tcPr>
            <w:tcW w:w="1755" w:type="dxa"/>
          </w:tcPr>
          <w:p w14:paraId="68387440" w14:textId="77777777" w:rsidR="00B62AC8" w:rsidRPr="00B62AC8" w:rsidRDefault="00B62AC8" w:rsidP="00B62AC8">
            <w:pPr>
              <w:rPr>
                <w:lang w:bidi="en-US"/>
              </w:rPr>
            </w:pPr>
            <w:r w:rsidRPr="00B62AC8">
              <w:rPr>
                <w:lang w:bidi="en-US"/>
              </w:rPr>
              <w:t>P-EIC-CTRL-SW-SEQ.2</w:t>
            </w:r>
          </w:p>
        </w:tc>
        <w:tc>
          <w:tcPr>
            <w:tcW w:w="5938" w:type="dxa"/>
          </w:tcPr>
          <w:p w14:paraId="58D09C35" w14:textId="0F900D46" w:rsidR="00B62AC8" w:rsidRPr="00B62AC8" w:rsidRDefault="00B62AC8" w:rsidP="00B62AC8">
            <w:pPr>
              <w:rPr>
                <w:lang w:bidi="en-US"/>
              </w:rPr>
            </w:pPr>
            <w:r>
              <w:rPr>
                <w:lang w:bidi="en-US"/>
              </w:rPr>
              <w:t>Queries for execution history should return results within 2 seconds for a period of up to one week and 1K entries.  Summary reports shall be generated within 5 seconds.</w:t>
            </w:r>
          </w:p>
        </w:tc>
        <w:tc>
          <w:tcPr>
            <w:tcW w:w="1780" w:type="dxa"/>
          </w:tcPr>
          <w:p w14:paraId="560578BE" w14:textId="77777777" w:rsidR="00B62AC8" w:rsidRPr="00B62AC8" w:rsidRDefault="00B62AC8" w:rsidP="00B62AC8">
            <w:pPr>
              <w:rPr>
                <w:lang w:bidi="en-US"/>
              </w:rPr>
            </w:pPr>
            <w:r w:rsidRPr="00B62AC8">
              <w:rPr>
                <w:lang w:bidi="en-US"/>
              </w:rPr>
              <w:t>Demonstration</w:t>
            </w:r>
          </w:p>
        </w:tc>
      </w:tr>
      <w:tr w:rsidR="00B62AC8" w:rsidRPr="00B62AC8" w14:paraId="6F7C36AE" w14:textId="77777777" w:rsidTr="7E2ED256">
        <w:trPr>
          <w:trHeight w:val="300"/>
        </w:trPr>
        <w:tc>
          <w:tcPr>
            <w:tcW w:w="1755" w:type="dxa"/>
          </w:tcPr>
          <w:p w14:paraId="5AAA3387" w14:textId="77777777" w:rsidR="00B62AC8" w:rsidRPr="00B62AC8" w:rsidRDefault="00B62AC8" w:rsidP="00B62AC8">
            <w:pPr>
              <w:rPr>
                <w:lang w:bidi="en-US"/>
              </w:rPr>
            </w:pPr>
            <w:r w:rsidRPr="00B62AC8">
              <w:rPr>
                <w:lang w:bidi="en-US"/>
              </w:rPr>
              <w:t>P-EIC-CTRL-SW-SEQ.3</w:t>
            </w:r>
          </w:p>
        </w:tc>
        <w:tc>
          <w:tcPr>
            <w:tcW w:w="5938" w:type="dxa"/>
          </w:tcPr>
          <w:p w14:paraId="4E87B369" w14:textId="2B1B5C2D" w:rsidR="00B62AC8" w:rsidRPr="00B62AC8" w:rsidRDefault="00B62AC8" w:rsidP="00B62AC8">
            <w:pPr>
              <w:rPr>
                <w:lang w:bidi="en-US"/>
              </w:rPr>
            </w:pPr>
            <w:commentRangeStart w:id="111"/>
            <w:commentRangeStart w:id="112"/>
            <w:r w:rsidRPr="759AB971">
              <w:rPr>
                <w:lang w:bidi="en-US"/>
              </w:rPr>
              <w:t>Test mode execution should simulate a sequence proportional to non-test mode execution.  Logging of additional diagnostics should complete within 2 seconds</w:t>
            </w:r>
            <w:commentRangeEnd w:id="111"/>
            <w:r w:rsidRPr="00B62AC8">
              <w:rPr>
                <w:rStyle w:val="CommentReference"/>
                <w:sz w:val="24"/>
                <w:szCs w:val="22"/>
                <w:lang w:bidi="en-US"/>
              </w:rPr>
              <w:commentReference w:id="111"/>
            </w:r>
            <w:commentRangeEnd w:id="112"/>
            <w:r w:rsidRPr="00B62AC8">
              <w:rPr>
                <w:rStyle w:val="CommentReference"/>
                <w:sz w:val="24"/>
                <w:szCs w:val="22"/>
                <w:lang w:bidi="en-US"/>
              </w:rPr>
              <w:commentReference w:id="112"/>
            </w:r>
          </w:p>
        </w:tc>
        <w:tc>
          <w:tcPr>
            <w:tcW w:w="1780" w:type="dxa"/>
          </w:tcPr>
          <w:p w14:paraId="46FA962A" w14:textId="77777777" w:rsidR="00B62AC8" w:rsidRPr="00B62AC8" w:rsidRDefault="00B62AC8" w:rsidP="00B62AC8">
            <w:pPr>
              <w:rPr>
                <w:lang w:bidi="en-US"/>
              </w:rPr>
            </w:pPr>
            <w:r w:rsidRPr="00B62AC8">
              <w:rPr>
                <w:lang w:bidi="en-US"/>
              </w:rPr>
              <w:t>Demonstration</w:t>
            </w:r>
          </w:p>
        </w:tc>
      </w:tr>
    </w:tbl>
    <w:p w14:paraId="1E761D25" w14:textId="77777777" w:rsidR="00B62AC8" w:rsidRDefault="00B62AC8" w:rsidP="00A531EC">
      <w:pPr>
        <w:rPr>
          <w:lang w:bidi="en-US"/>
        </w:rPr>
      </w:pPr>
    </w:p>
    <w:p w14:paraId="07FA045A" w14:textId="401243D2" w:rsidR="00B62AC8" w:rsidRDefault="00B62AC8" w:rsidP="2B2B16D4">
      <w:pPr>
        <w:pStyle w:val="Caption"/>
        <w:keepNext/>
        <w:jc w:val="both"/>
        <w:rPr>
          <w:b/>
          <w:bCs/>
        </w:rPr>
      </w:pPr>
      <w:r w:rsidRPr="2B2B16D4">
        <w:rPr>
          <w:b/>
          <w:bCs/>
        </w:rPr>
        <w:t xml:space="preserve">Table </w:t>
      </w:r>
      <w:r w:rsidR="3A728BB6" w:rsidRPr="2B2B16D4">
        <w:rPr>
          <w:b/>
          <w:bCs/>
        </w:rPr>
        <w:t>4-10</w:t>
      </w:r>
      <w:r w:rsidRPr="2B2B16D4">
        <w:rPr>
          <w:b/>
          <w:bCs/>
        </w:rPr>
        <w:t xml:space="preserve">:  Subsystem </w:t>
      </w:r>
      <w:r w:rsidR="31FC1FED" w:rsidRPr="2B2B16D4">
        <w:rPr>
          <w:b/>
          <w:bCs/>
        </w:rPr>
        <w:t xml:space="preserve">Functional and </w:t>
      </w:r>
      <w:r w:rsidRPr="2B2B16D4">
        <w:rPr>
          <w:b/>
          <w:bCs/>
        </w:rPr>
        <w:t>Performance Requirements for Controls Software</w:t>
      </w:r>
      <w:r w:rsidR="00B11D5F" w:rsidRPr="2B2B16D4">
        <w:rPr>
          <w:b/>
          <w:bCs/>
        </w:rPr>
        <w:t xml:space="preserve"> Electronic Logbook service</w:t>
      </w:r>
    </w:p>
    <w:p w14:paraId="383C2D71"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40"/>
        <w:gridCol w:w="5964"/>
        <w:gridCol w:w="1769"/>
      </w:tblGrid>
      <w:tr w:rsidR="00B62AC8" w:rsidRPr="00B62AC8" w14:paraId="4ACC6990"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40" w:type="dxa"/>
          </w:tcPr>
          <w:p w14:paraId="4B3DBCEC" w14:textId="77777777" w:rsidR="00B62AC8" w:rsidRPr="00B62AC8" w:rsidRDefault="00B62AC8" w:rsidP="00B62AC8">
            <w:pPr>
              <w:rPr>
                <w:bCs/>
                <w:lang w:bidi="en-US"/>
              </w:rPr>
            </w:pPr>
            <w:r w:rsidRPr="00B62AC8">
              <w:rPr>
                <w:bCs/>
                <w:lang w:bidi="en-US"/>
              </w:rPr>
              <w:t>Code</w:t>
            </w:r>
          </w:p>
        </w:tc>
        <w:tc>
          <w:tcPr>
            <w:tcW w:w="5964" w:type="dxa"/>
          </w:tcPr>
          <w:p w14:paraId="1A8590EA" w14:textId="3C4231A3" w:rsidR="00B62AC8" w:rsidRPr="00B62AC8" w:rsidRDefault="00B62AC8" w:rsidP="00B62AC8">
            <w:pPr>
              <w:rPr>
                <w:bCs/>
                <w:lang w:bidi="en-US"/>
              </w:rPr>
            </w:pPr>
            <w:r>
              <w:rPr>
                <w:b w:val="0"/>
                <w:bCs/>
                <w:lang w:bidi="en-US"/>
              </w:rPr>
              <w:t>Requirement</w:t>
            </w:r>
          </w:p>
        </w:tc>
        <w:tc>
          <w:tcPr>
            <w:tcW w:w="1769" w:type="dxa"/>
          </w:tcPr>
          <w:p w14:paraId="1115190F" w14:textId="77777777" w:rsidR="00B62AC8" w:rsidRPr="00B62AC8" w:rsidRDefault="00B62AC8" w:rsidP="00B62AC8">
            <w:pPr>
              <w:rPr>
                <w:bCs/>
                <w:lang w:bidi="en-US"/>
              </w:rPr>
            </w:pPr>
            <w:r w:rsidRPr="00B62AC8">
              <w:rPr>
                <w:bCs/>
                <w:lang w:bidi="en-US"/>
              </w:rPr>
              <w:t>Verification Method</w:t>
            </w:r>
          </w:p>
        </w:tc>
      </w:tr>
      <w:tr w:rsidR="00B62AC8" w:rsidRPr="00B62AC8" w14:paraId="4BFB02A0" w14:textId="77777777" w:rsidTr="7E2ED256">
        <w:trPr>
          <w:trHeight w:val="300"/>
        </w:trPr>
        <w:tc>
          <w:tcPr>
            <w:tcW w:w="1740" w:type="dxa"/>
          </w:tcPr>
          <w:p w14:paraId="1EFA9E8B" w14:textId="77777777" w:rsidR="00B62AC8" w:rsidRPr="00B62AC8" w:rsidRDefault="00B62AC8" w:rsidP="00B62AC8">
            <w:pPr>
              <w:rPr>
                <w:lang w:bidi="en-US"/>
              </w:rPr>
            </w:pPr>
            <w:r w:rsidRPr="00B62AC8">
              <w:rPr>
                <w:lang w:bidi="en-US"/>
              </w:rPr>
              <w:t>F-EIC-CTRL-SW-LOGBK.1</w:t>
            </w:r>
          </w:p>
        </w:tc>
        <w:tc>
          <w:tcPr>
            <w:tcW w:w="5964" w:type="dxa"/>
          </w:tcPr>
          <w:p w14:paraId="0FA0FD30" w14:textId="39C8571C" w:rsidR="00B62AC8" w:rsidRPr="00B62AC8" w:rsidRDefault="00B62AC8" w:rsidP="00B62AC8">
            <w:pPr>
              <w:rPr>
                <w:lang w:bidi="en-US"/>
              </w:rPr>
            </w:pPr>
            <w:r>
              <w:rPr>
                <w:lang w:bidi="en-US"/>
              </w:rPr>
              <w:t>Electronic logbook shall allow users to create, edit, and delete entries maintaining an audit trail</w:t>
            </w:r>
          </w:p>
        </w:tc>
        <w:tc>
          <w:tcPr>
            <w:tcW w:w="1769" w:type="dxa"/>
          </w:tcPr>
          <w:p w14:paraId="2E1DC0E1" w14:textId="77777777" w:rsidR="00B62AC8" w:rsidRPr="00B62AC8" w:rsidRDefault="00B62AC8" w:rsidP="00B62AC8">
            <w:pPr>
              <w:rPr>
                <w:lang w:bidi="en-US"/>
              </w:rPr>
            </w:pPr>
            <w:r w:rsidRPr="00B62AC8">
              <w:rPr>
                <w:lang w:bidi="en-US"/>
              </w:rPr>
              <w:t>Inspection</w:t>
            </w:r>
          </w:p>
        </w:tc>
      </w:tr>
      <w:tr w:rsidR="00B62AC8" w:rsidRPr="00B62AC8" w14:paraId="2D8C28E0" w14:textId="77777777" w:rsidTr="7E2ED256">
        <w:trPr>
          <w:trHeight w:val="300"/>
        </w:trPr>
        <w:tc>
          <w:tcPr>
            <w:tcW w:w="1740" w:type="dxa"/>
          </w:tcPr>
          <w:p w14:paraId="77A08DE3" w14:textId="77777777" w:rsidR="00B62AC8" w:rsidRPr="00B62AC8" w:rsidRDefault="00B62AC8" w:rsidP="00B62AC8">
            <w:pPr>
              <w:rPr>
                <w:lang w:bidi="en-US"/>
              </w:rPr>
            </w:pPr>
            <w:r w:rsidRPr="00B62AC8">
              <w:rPr>
                <w:lang w:bidi="en-US"/>
              </w:rPr>
              <w:t>F-EIC-CTRL-SW-LOGBK.2</w:t>
            </w:r>
          </w:p>
        </w:tc>
        <w:tc>
          <w:tcPr>
            <w:tcW w:w="5964" w:type="dxa"/>
          </w:tcPr>
          <w:p w14:paraId="65702E88" w14:textId="24B3D09D" w:rsidR="00B62AC8" w:rsidRPr="00B62AC8" w:rsidRDefault="00B62AC8" w:rsidP="00B62AC8">
            <w:pPr>
              <w:rPr>
                <w:lang w:bidi="en-US"/>
              </w:rPr>
            </w:pPr>
            <w:r>
              <w:rPr>
                <w:lang w:bidi="en-US"/>
              </w:rPr>
              <w:t>Entries shall include meta data, support rich text, attachments, and be context aware</w:t>
            </w:r>
          </w:p>
        </w:tc>
        <w:tc>
          <w:tcPr>
            <w:tcW w:w="1769" w:type="dxa"/>
          </w:tcPr>
          <w:p w14:paraId="1BB5F4FF" w14:textId="77777777" w:rsidR="00B62AC8" w:rsidRPr="00B62AC8" w:rsidRDefault="00B62AC8" w:rsidP="00B62AC8">
            <w:pPr>
              <w:rPr>
                <w:lang w:bidi="en-US"/>
              </w:rPr>
            </w:pPr>
            <w:r w:rsidRPr="00B62AC8">
              <w:rPr>
                <w:lang w:bidi="en-US"/>
              </w:rPr>
              <w:t>Inspection</w:t>
            </w:r>
          </w:p>
        </w:tc>
      </w:tr>
      <w:tr w:rsidR="00B62AC8" w:rsidRPr="00B62AC8" w14:paraId="1328787E" w14:textId="77777777" w:rsidTr="7E2ED256">
        <w:trPr>
          <w:trHeight w:val="300"/>
        </w:trPr>
        <w:tc>
          <w:tcPr>
            <w:tcW w:w="1740" w:type="dxa"/>
          </w:tcPr>
          <w:p w14:paraId="7508D3F7" w14:textId="77777777" w:rsidR="00B62AC8" w:rsidRPr="00B62AC8" w:rsidRDefault="00B62AC8" w:rsidP="00B62AC8">
            <w:pPr>
              <w:rPr>
                <w:lang w:bidi="en-US"/>
              </w:rPr>
            </w:pPr>
            <w:r w:rsidRPr="00B62AC8">
              <w:rPr>
                <w:lang w:bidi="en-US"/>
              </w:rPr>
              <w:t>F-EIC-CTRL-SW-LOGBK.3</w:t>
            </w:r>
          </w:p>
        </w:tc>
        <w:tc>
          <w:tcPr>
            <w:tcW w:w="5964" w:type="dxa"/>
          </w:tcPr>
          <w:p w14:paraId="6EB8AC94" w14:textId="1B364329" w:rsidR="00B62AC8" w:rsidRPr="00B62AC8" w:rsidRDefault="00B62AC8" w:rsidP="00B62AC8">
            <w:pPr>
              <w:rPr>
                <w:lang w:bidi="en-US"/>
              </w:rPr>
            </w:pPr>
            <w:r>
              <w:rPr>
                <w:lang w:bidi="en-US"/>
              </w:rPr>
              <w:t>Service shall support grouping/threading of entries and provide advanced search capabilities.</w:t>
            </w:r>
          </w:p>
        </w:tc>
        <w:tc>
          <w:tcPr>
            <w:tcW w:w="1769" w:type="dxa"/>
          </w:tcPr>
          <w:p w14:paraId="3DC1A1BA" w14:textId="77777777" w:rsidR="00B62AC8" w:rsidRPr="00B62AC8" w:rsidRDefault="00B62AC8" w:rsidP="00B62AC8">
            <w:pPr>
              <w:rPr>
                <w:lang w:bidi="en-US"/>
              </w:rPr>
            </w:pPr>
            <w:r w:rsidRPr="00B62AC8">
              <w:rPr>
                <w:lang w:bidi="en-US"/>
              </w:rPr>
              <w:t>Inspection</w:t>
            </w:r>
          </w:p>
        </w:tc>
      </w:tr>
      <w:tr w:rsidR="00B62AC8" w:rsidRPr="00B62AC8" w14:paraId="1C9F195D" w14:textId="77777777" w:rsidTr="7E2ED256">
        <w:trPr>
          <w:trHeight w:val="300"/>
        </w:trPr>
        <w:tc>
          <w:tcPr>
            <w:tcW w:w="1740" w:type="dxa"/>
          </w:tcPr>
          <w:p w14:paraId="12A34109" w14:textId="77777777" w:rsidR="00B62AC8" w:rsidRPr="00B62AC8" w:rsidRDefault="00B62AC8" w:rsidP="00B62AC8">
            <w:pPr>
              <w:rPr>
                <w:lang w:bidi="en-US"/>
              </w:rPr>
            </w:pPr>
            <w:r w:rsidRPr="00B62AC8">
              <w:rPr>
                <w:lang w:bidi="en-US"/>
              </w:rPr>
              <w:t>F-EIC-CTRL-SW-LOGBK.4</w:t>
            </w:r>
          </w:p>
        </w:tc>
        <w:tc>
          <w:tcPr>
            <w:tcW w:w="5964" w:type="dxa"/>
          </w:tcPr>
          <w:p w14:paraId="1C029FC8" w14:textId="26CA648C" w:rsidR="00B62AC8" w:rsidRPr="00B62AC8" w:rsidRDefault="00B62AC8" w:rsidP="00B62AC8">
            <w:pPr>
              <w:rPr>
                <w:lang w:bidi="en-US"/>
              </w:rPr>
            </w:pPr>
            <w:r>
              <w:rPr>
                <w:lang w:bidi="en-US"/>
              </w:rPr>
              <w:t>Service shall support multiple client types through an API that integrates with controls system tools</w:t>
            </w:r>
          </w:p>
        </w:tc>
        <w:tc>
          <w:tcPr>
            <w:tcW w:w="1769" w:type="dxa"/>
          </w:tcPr>
          <w:p w14:paraId="2BB88743" w14:textId="77777777" w:rsidR="00B62AC8" w:rsidRPr="00B62AC8" w:rsidRDefault="00B62AC8" w:rsidP="00B62AC8">
            <w:pPr>
              <w:rPr>
                <w:lang w:bidi="en-US"/>
              </w:rPr>
            </w:pPr>
            <w:r w:rsidRPr="00B62AC8">
              <w:rPr>
                <w:lang w:bidi="en-US"/>
              </w:rPr>
              <w:t>Inspection</w:t>
            </w:r>
          </w:p>
        </w:tc>
      </w:tr>
      <w:tr w:rsidR="00B62AC8" w:rsidRPr="00B62AC8" w14:paraId="4714616D" w14:textId="77777777" w:rsidTr="7E2ED256">
        <w:trPr>
          <w:trHeight w:val="300"/>
        </w:trPr>
        <w:tc>
          <w:tcPr>
            <w:tcW w:w="1740" w:type="dxa"/>
          </w:tcPr>
          <w:p w14:paraId="1E9CD88F" w14:textId="77777777" w:rsidR="00B62AC8" w:rsidRPr="00B62AC8" w:rsidRDefault="00B62AC8" w:rsidP="00B62AC8">
            <w:pPr>
              <w:rPr>
                <w:lang w:bidi="en-US"/>
              </w:rPr>
            </w:pPr>
            <w:r w:rsidRPr="00B62AC8">
              <w:rPr>
                <w:lang w:bidi="en-US"/>
              </w:rPr>
              <w:t>F-EIC-CTRL-SW-LOGBK.5</w:t>
            </w:r>
          </w:p>
        </w:tc>
        <w:tc>
          <w:tcPr>
            <w:tcW w:w="5964" w:type="dxa"/>
          </w:tcPr>
          <w:p w14:paraId="022C9C47" w14:textId="77643B2E" w:rsidR="00B62AC8" w:rsidRPr="00B62AC8" w:rsidRDefault="00B62AC8" w:rsidP="00B62AC8">
            <w:pPr>
              <w:rPr>
                <w:lang w:bidi="en-US"/>
              </w:rPr>
            </w:pPr>
            <w:r>
              <w:rPr>
                <w:lang w:bidi="en-US"/>
              </w:rPr>
              <w:t>Service shall support user-defined views and filters with personal display preferences</w:t>
            </w:r>
          </w:p>
        </w:tc>
        <w:tc>
          <w:tcPr>
            <w:tcW w:w="1769" w:type="dxa"/>
          </w:tcPr>
          <w:p w14:paraId="0473F75C" w14:textId="77777777" w:rsidR="00B62AC8" w:rsidRPr="00B62AC8" w:rsidRDefault="00B62AC8" w:rsidP="00B62AC8">
            <w:pPr>
              <w:rPr>
                <w:lang w:bidi="en-US"/>
              </w:rPr>
            </w:pPr>
            <w:r w:rsidRPr="00B62AC8">
              <w:rPr>
                <w:lang w:bidi="en-US"/>
              </w:rPr>
              <w:t>Inspection</w:t>
            </w:r>
          </w:p>
        </w:tc>
      </w:tr>
      <w:tr w:rsidR="00B62AC8" w:rsidRPr="00B62AC8" w14:paraId="22F450D0" w14:textId="77777777" w:rsidTr="7E2ED256">
        <w:trPr>
          <w:trHeight w:val="300"/>
        </w:trPr>
        <w:tc>
          <w:tcPr>
            <w:tcW w:w="1740" w:type="dxa"/>
          </w:tcPr>
          <w:p w14:paraId="73EA8011" w14:textId="77777777" w:rsidR="00B62AC8" w:rsidRPr="00B62AC8" w:rsidRDefault="00B62AC8" w:rsidP="00B62AC8">
            <w:pPr>
              <w:rPr>
                <w:lang w:bidi="en-US"/>
              </w:rPr>
            </w:pPr>
            <w:r w:rsidRPr="00B62AC8">
              <w:rPr>
                <w:lang w:bidi="en-US"/>
              </w:rPr>
              <w:t>F-EIC-CTRL-SW-LOGBK.6</w:t>
            </w:r>
          </w:p>
        </w:tc>
        <w:tc>
          <w:tcPr>
            <w:tcW w:w="5964" w:type="dxa"/>
          </w:tcPr>
          <w:p w14:paraId="063FF47B" w14:textId="279FC877" w:rsidR="00B62AC8" w:rsidRPr="00B62AC8" w:rsidRDefault="00B62AC8" w:rsidP="00B62AC8">
            <w:pPr>
              <w:rPr>
                <w:lang w:bidi="en-US"/>
              </w:rPr>
            </w:pPr>
            <w:r>
              <w:rPr>
                <w:lang w:bidi="en-US"/>
              </w:rPr>
              <w:t>Service shall require authenticated access</w:t>
            </w:r>
          </w:p>
        </w:tc>
        <w:tc>
          <w:tcPr>
            <w:tcW w:w="1769" w:type="dxa"/>
          </w:tcPr>
          <w:p w14:paraId="5E92C02A" w14:textId="77777777" w:rsidR="00B62AC8" w:rsidRPr="00B62AC8" w:rsidRDefault="00B62AC8" w:rsidP="00B62AC8">
            <w:pPr>
              <w:rPr>
                <w:lang w:bidi="en-US"/>
              </w:rPr>
            </w:pPr>
            <w:r w:rsidRPr="00B62AC8">
              <w:rPr>
                <w:lang w:bidi="en-US"/>
              </w:rPr>
              <w:t>Inspection</w:t>
            </w:r>
          </w:p>
        </w:tc>
      </w:tr>
      <w:tr w:rsidR="00B62AC8" w:rsidRPr="00B62AC8" w14:paraId="17BB22ED" w14:textId="77777777" w:rsidTr="7E2ED256">
        <w:trPr>
          <w:trHeight w:val="300"/>
        </w:trPr>
        <w:tc>
          <w:tcPr>
            <w:tcW w:w="1740" w:type="dxa"/>
          </w:tcPr>
          <w:p w14:paraId="11CD122F" w14:textId="77777777" w:rsidR="00B62AC8" w:rsidRPr="00B62AC8" w:rsidRDefault="00B62AC8" w:rsidP="00B62AC8">
            <w:pPr>
              <w:rPr>
                <w:lang w:bidi="en-US"/>
              </w:rPr>
            </w:pPr>
            <w:r w:rsidRPr="00B62AC8">
              <w:rPr>
                <w:lang w:bidi="en-US"/>
              </w:rPr>
              <w:lastRenderedPageBreak/>
              <w:t>F-EIC-CTRL-SW-LOGBK.7</w:t>
            </w:r>
          </w:p>
        </w:tc>
        <w:tc>
          <w:tcPr>
            <w:tcW w:w="5964" w:type="dxa"/>
          </w:tcPr>
          <w:p w14:paraId="033F47A8" w14:textId="49183B17" w:rsidR="00B62AC8" w:rsidRPr="00B62AC8" w:rsidRDefault="00B62AC8" w:rsidP="00B62AC8">
            <w:pPr>
              <w:rPr>
                <w:lang w:bidi="en-US"/>
              </w:rPr>
            </w:pPr>
            <w:commentRangeStart w:id="113"/>
            <w:commentRangeStart w:id="114"/>
            <w:r w:rsidRPr="759AB971">
              <w:rPr>
                <w:lang w:bidi="en-US"/>
              </w:rPr>
              <w:t>Service shall provide high availability and scalability</w:t>
            </w:r>
            <w:commentRangeEnd w:id="113"/>
            <w:r w:rsidRPr="00B62AC8">
              <w:rPr>
                <w:rStyle w:val="CommentReference"/>
                <w:sz w:val="24"/>
                <w:szCs w:val="22"/>
                <w:lang w:bidi="en-US"/>
              </w:rPr>
              <w:commentReference w:id="113"/>
            </w:r>
            <w:commentRangeEnd w:id="114"/>
            <w:r w:rsidRPr="00B62AC8">
              <w:rPr>
                <w:rStyle w:val="CommentReference"/>
                <w:sz w:val="24"/>
                <w:szCs w:val="22"/>
                <w:lang w:bidi="en-US"/>
              </w:rPr>
              <w:commentReference w:id="114"/>
            </w:r>
          </w:p>
        </w:tc>
        <w:tc>
          <w:tcPr>
            <w:tcW w:w="1769" w:type="dxa"/>
          </w:tcPr>
          <w:p w14:paraId="2DAC9C73" w14:textId="77777777" w:rsidR="00B62AC8" w:rsidRPr="00B62AC8" w:rsidRDefault="00B62AC8" w:rsidP="00B62AC8">
            <w:pPr>
              <w:rPr>
                <w:lang w:bidi="en-US"/>
              </w:rPr>
            </w:pPr>
            <w:r w:rsidRPr="00B62AC8">
              <w:rPr>
                <w:lang w:bidi="en-US"/>
              </w:rPr>
              <w:t>Inspection</w:t>
            </w:r>
          </w:p>
        </w:tc>
      </w:tr>
      <w:tr w:rsidR="00B62AC8" w:rsidRPr="00B62AC8" w14:paraId="5A12A004" w14:textId="77777777" w:rsidTr="7E2ED256">
        <w:trPr>
          <w:trHeight w:val="300"/>
        </w:trPr>
        <w:tc>
          <w:tcPr>
            <w:tcW w:w="1740" w:type="dxa"/>
          </w:tcPr>
          <w:p w14:paraId="0137A4AF" w14:textId="77777777" w:rsidR="00B62AC8" w:rsidRPr="00B62AC8" w:rsidRDefault="00B62AC8" w:rsidP="00B62AC8">
            <w:pPr>
              <w:rPr>
                <w:lang w:bidi="en-US"/>
              </w:rPr>
            </w:pPr>
            <w:r w:rsidRPr="00B62AC8">
              <w:rPr>
                <w:lang w:bidi="en-US"/>
              </w:rPr>
              <w:t>P-EIC-CTRL-SW-LOGBK.1</w:t>
            </w:r>
          </w:p>
        </w:tc>
        <w:tc>
          <w:tcPr>
            <w:tcW w:w="5964" w:type="dxa"/>
          </w:tcPr>
          <w:p w14:paraId="4EB58518" w14:textId="2647F113" w:rsidR="00B62AC8" w:rsidRPr="00B62AC8" w:rsidRDefault="00B62AC8" w:rsidP="00B62AC8">
            <w:pPr>
              <w:rPr>
                <w:lang w:bidi="en-US"/>
              </w:rPr>
            </w:pPr>
            <w:r>
              <w:rPr>
                <w:lang w:bidi="en-US"/>
              </w:rPr>
              <w:t>Entry creation, update, or deletion shall complete within 500ms under normal load (up to 10 concurrent users)</w:t>
            </w:r>
          </w:p>
        </w:tc>
        <w:tc>
          <w:tcPr>
            <w:tcW w:w="1769" w:type="dxa"/>
          </w:tcPr>
          <w:p w14:paraId="24BFDA6A" w14:textId="77777777" w:rsidR="00B62AC8" w:rsidRPr="00B62AC8" w:rsidRDefault="00B62AC8" w:rsidP="00B62AC8">
            <w:pPr>
              <w:rPr>
                <w:lang w:bidi="en-US"/>
              </w:rPr>
            </w:pPr>
            <w:r w:rsidRPr="00B62AC8">
              <w:rPr>
                <w:lang w:bidi="en-US"/>
              </w:rPr>
              <w:t>Demonstration</w:t>
            </w:r>
          </w:p>
        </w:tc>
      </w:tr>
      <w:tr w:rsidR="00B62AC8" w:rsidRPr="00B62AC8" w14:paraId="3D390DAF" w14:textId="77777777" w:rsidTr="7E2ED256">
        <w:trPr>
          <w:trHeight w:val="300"/>
        </w:trPr>
        <w:tc>
          <w:tcPr>
            <w:tcW w:w="1740" w:type="dxa"/>
          </w:tcPr>
          <w:p w14:paraId="17919C96" w14:textId="77777777" w:rsidR="00B62AC8" w:rsidRPr="00B62AC8" w:rsidRDefault="00B62AC8" w:rsidP="00B62AC8">
            <w:pPr>
              <w:rPr>
                <w:lang w:bidi="en-US"/>
              </w:rPr>
            </w:pPr>
            <w:r w:rsidRPr="00B62AC8">
              <w:rPr>
                <w:lang w:bidi="en-US"/>
              </w:rPr>
              <w:t>P-EIC-CTRL-SW-LOGBK.2</w:t>
            </w:r>
          </w:p>
        </w:tc>
        <w:tc>
          <w:tcPr>
            <w:tcW w:w="5964" w:type="dxa"/>
          </w:tcPr>
          <w:p w14:paraId="4830E5E2" w14:textId="39B8C6FD" w:rsidR="00B62AC8" w:rsidRPr="00B62AC8" w:rsidRDefault="00B62AC8" w:rsidP="00B62AC8">
            <w:pPr>
              <w:rPr>
                <w:lang w:bidi="en-US"/>
              </w:rPr>
            </w:pPr>
            <w:r>
              <w:rPr>
                <w:lang w:bidi="en-US"/>
              </w:rPr>
              <w:t>Search queries for text, author, or tags across one week of data should return results within 2 seconds for up to 1K entries</w:t>
            </w:r>
          </w:p>
        </w:tc>
        <w:tc>
          <w:tcPr>
            <w:tcW w:w="1769" w:type="dxa"/>
          </w:tcPr>
          <w:p w14:paraId="16EFDC35" w14:textId="77777777" w:rsidR="00B62AC8" w:rsidRPr="00B62AC8" w:rsidRDefault="00B62AC8" w:rsidP="00B62AC8">
            <w:pPr>
              <w:rPr>
                <w:lang w:bidi="en-US"/>
              </w:rPr>
            </w:pPr>
            <w:r w:rsidRPr="00B62AC8">
              <w:rPr>
                <w:lang w:bidi="en-US"/>
              </w:rPr>
              <w:t>Demonstration</w:t>
            </w:r>
          </w:p>
        </w:tc>
      </w:tr>
      <w:tr w:rsidR="00B62AC8" w:rsidRPr="00B62AC8" w14:paraId="7D97D33F" w14:textId="77777777" w:rsidTr="7E2ED256">
        <w:trPr>
          <w:trHeight w:val="300"/>
        </w:trPr>
        <w:tc>
          <w:tcPr>
            <w:tcW w:w="1740" w:type="dxa"/>
          </w:tcPr>
          <w:p w14:paraId="50CECDD6" w14:textId="77777777" w:rsidR="00B62AC8" w:rsidRPr="00B62AC8" w:rsidRDefault="00B62AC8" w:rsidP="00B62AC8">
            <w:pPr>
              <w:rPr>
                <w:lang w:bidi="en-US"/>
              </w:rPr>
            </w:pPr>
            <w:r w:rsidRPr="00B62AC8">
              <w:rPr>
                <w:lang w:bidi="en-US"/>
              </w:rPr>
              <w:t>P-EIC-CTRL-SW-LOGBK.3</w:t>
            </w:r>
          </w:p>
        </w:tc>
        <w:tc>
          <w:tcPr>
            <w:tcW w:w="5964" w:type="dxa"/>
          </w:tcPr>
          <w:p w14:paraId="28BB6DB9" w14:textId="795E207B" w:rsidR="00B62AC8" w:rsidRPr="00B62AC8" w:rsidRDefault="00B62AC8" w:rsidP="00B62AC8">
            <w:pPr>
              <w:rPr>
                <w:lang w:bidi="en-US"/>
              </w:rPr>
            </w:pPr>
            <w:r>
              <w:rPr>
                <w:lang w:bidi="en-US"/>
              </w:rPr>
              <w:t>API requests (GET/POST for entries or metadata) should respond within 300ms for typical payloads (10KB)</w:t>
            </w:r>
          </w:p>
        </w:tc>
        <w:tc>
          <w:tcPr>
            <w:tcW w:w="1769" w:type="dxa"/>
          </w:tcPr>
          <w:p w14:paraId="396D2A06" w14:textId="77777777" w:rsidR="00B62AC8" w:rsidRPr="00B62AC8" w:rsidRDefault="00B62AC8" w:rsidP="00B62AC8">
            <w:pPr>
              <w:rPr>
                <w:lang w:bidi="en-US"/>
              </w:rPr>
            </w:pPr>
            <w:r w:rsidRPr="00B62AC8">
              <w:rPr>
                <w:lang w:bidi="en-US"/>
              </w:rPr>
              <w:t>Demonstration</w:t>
            </w:r>
          </w:p>
        </w:tc>
      </w:tr>
      <w:tr w:rsidR="00B62AC8" w:rsidRPr="00B62AC8" w14:paraId="4B2191AB" w14:textId="77777777" w:rsidTr="7E2ED256">
        <w:trPr>
          <w:trHeight w:val="300"/>
        </w:trPr>
        <w:tc>
          <w:tcPr>
            <w:tcW w:w="1740" w:type="dxa"/>
          </w:tcPr>
          <w:p w14:paraId="4490025C" w14:textId="77777777" w:rsidR="00B62AC8" w:rsidRPr="00B62AC8" w:rsidRDefault="00B62AC8" w:rsidP="00B62AC8">
            <w:pPr>
              <w:rPr>
                <w:lang w:bidi="en-US"/>
              </w:rPr>
            </w:pPr>
            <w:r w:rsidRPr="00B62AC8">
              <w:rPr>
                <w:lang w:bidi="en-US"/>
              </w:rPr>
              <w:t>P-EIC-CTRL-SW-LOGBK.4</w:t>
            </w:r>
          </w:p>
        </w:tc>
        <w:tc>
          <w:tcPr>
            <w:tcW w:w="5964" w:type="dxa"/>
          </w:tcPr>
          <w:p w14:paraId="63B7619B" w14:textId="4A2CC3E3" w:rsidR="00B62AC8" w:rsidRPr="00B62AC8" w:rsidRDefault="00B62AC8" w:rsidP="00B62AC8">
            <w:pPr>
              <w:rPr>
                <w:lang w:bidi="en-US"/>
              </w:rPr>
            </w:pPr>
            <w:r>
              <w:rPr>
                <w:lang w:bidi="en-US"/>
              </w:rPr>
              <w:t>Authentication should complete in less than 1 second for valid sessions. Failures &lt; 500 ms</w:t>
            </w:r>
          </w:p>
        </w:tc>
        <w:tc>
          <w:tcPr>
            <w:tcW w:w="1769" w:type="dxa"/>
          </w:tcPr>
          <w:p w14:paraId="0D285D84" w14:textId="77777777" w:rsidR="00B62AC8" w:rsidRPr="00B62AC8" w:rsidRDefault="00B62AC8" w:rsidP="00B62AC8">
            <w:pPr>
              <w:rPr>
                <w:lang w:bidi="en-US"/>
              </w:rPr>
            </w:pPr>
            <w:r w:rsidRPr="00B62AC8">
              <w:rPr>
                <w:lang w:bidi="en-US"/>
              </w:rPr>
              <w:t>Demonstration</w:t>
            </w:r>
          </w:p>
        </w:tc>
      </w:tr>
      <w:tr w:rsidR="00B62AC8" w:rsidRPr="00B62AC8" w14:paraId="696403D5" w14:textId="77777777" w:rsidTr="7E2ED256">
        <w:trPr>
          <w:trHeight w:val="300"/>
        </w:trPr>
        <w:tc>
          <w:tcPr>
            <w:tcW w:w="1740" w:type="dxa"/>
          </w:tcPr>
          <w:p w14:paraId="61DE32CC" w14:textId="77777777" w:rsidR="00B62AC8" w:rsidRPr="00B62AC8" w:rsidRDefault="00B62AC8" w:rsidP="00B62AC8">
            <w:pPr>
              <w:rPr>
                <w:lang w:bidi="en-US"/>
              </w:rPr>
            </w:pPr>
            <w:r w:rsidRPr="00B62AC8">
              <w:rPr>
                <w:lang w:bidi="en-US"/>
              </w:rPr>
              <w:t>P-EIC-CTRL-SW-LOGBK.5</w:t>
            </w:r>
          </w:p>
        </w:tc>
        <w:tc>
          <w:tcPr>
            <w:tcW w:w="5964" w:type="dxa"/>
          </w:tcPr>
          <w:p w14:paraId="244FA89C" w14:textId="39348038" w:rsidR="00B62AC8" w:rsidRPr="00B62AC8" w:rsidRDefault="00B62AC8" w:rsidP="00B62AC8">
            <w:pPr>
              <w:rPr>
                <w:lang w:bidi="en-US"/>
              </w:rPr>
            </w:pPr>
            <w:r>
              <w:rPr>
                <w:lang w:bidi="en-US"/>
              </w:rPr>
              <w:t>The service shall support &gt;20 concurrent users and remain available during failovers with maximum delay of 5 seconds</w:t>
            </w:r>
          </w:p>
        </w:tc>
        <w:tc>
          <w:tcPr>
            <w:tcW w:w="1769" w:type="dxa"/>
          </w:tcPr>
          <w:p w14:paraId="1F041CC0" w14:textId="77777777" w:rsidR="00B62AC8" w:rsidRPr="00B62AC8" w:rsidRDefault="00B62AC8" w:rsidP="00B62AC8">
            <w:pPr>
              <w:rPr>
                <w:lang w:bidi="en-US"/>
              </w:rPr>
            </w:pPr>
            <w:r w:rsidRPr="00B62AC8">
              <w:rPr>
                <w:lang w:bidi="en-US"/>
              </w:rPr>
              <w:t>Demonstration</w:t>
            </w:r>
          </w:p>
        </w:tc>
      </w:tr>
    </w:tbl>
    <w:p w14:paraId="32A6E99F" w14:textId="77777777" w:rsidR="00B62AC8" w:rsidRDefault="00B62AC8" w:rsidP="00A531EC">
      <w:pPr>
        <w:rPr>
          <w:lang w:bidi="en-US"/>
        </w:rPr>
      </w:pPr>
    </w:p>
    <w:p w14:paraId="753CEDEF" w14:textId="6E7D3EB5" w:rsidR="00B62AC8" w:rsidRDefault="00B62AC8" w:rsidP="2B2B16D4">
      <w:pPr>
        <w:pStyle w:val="Caption"/>
        <w:keepNext/>
        <w:jc w:val="both"/>
        <w:rPr>
          <w:b/>
          <w:bCs/>
        </w:rPr>
      </w:pPr>
      <w:r w:rsidRPr="2B2B16D4">
        <w:rPr>
          <w:b/>
          <w:bCs/>
        </w:rPr>
        <w:t xml:space="preserve">Table </w:t>
      </w:r>
      <w:r w:rsidR="3C92A178" w:rsidRPr="2B2B16D4">
        <w:rPr>
          <w:b/>
          <w:bCs/>
        </w:rPr>
        <w:t>4-11</w:t>
      </w:r>
      <w:r w:rsidRPr="2B2B16D4">
        <w:rPr>
          <w:b/>
          <w:bCs/>
        </w:rPr>
        <w:t xml:space="preserve">:  Subsystem </w:t>
      </w:r>
      <w:r w:rsidR="2D33B691" w:rsidRPr="2B2B16D4">
        <w:rPr>
          <w:b/>
          <w:bCs/>
        </w:rPr>
        <w:t xml:space="preserve">Functional and </w:t>
      </w:r>
      <w:r w:rsidRPr="2B2B16D4">
        <w:rPr>
          <w:b/>
          <w:bCs/>
        </w:rPr>
        <w:t>Performance Requirements for Controls Software</w:t>
      </w:r>
      <w:r w:rsidR="00B11D5F" w:rsidRPr="2B2B16D4">
        <w:rPr>
          <w:b/>
          <w:bCs/>
        </w:rPr>
        <w:t xml:space="preserve"> Gateway service</w:t>
      </w:r>
    </w:p>
    <w:p w14:paraId="0A04043A" w14:textId="77777777" w:rsidR="00B62AC8" w:rsidRDefault="00B62AC8" w:rsidP="00A531EC">
      <w:pPr>
        <w:rPr>
          <w:lang w:bidi="en-US"/>
        </w:rPr>
      </w:pPr>
    </w:p>
    <w:tbl>
      <w:tblPr>
        <w:tblStyle w:val="TableGrid"/>
        <w:tblW w:w="9488" w:type="dxa"/>
        <w:tblLayout w:type="fixed"/>
        <w:tblLook w:val="04A0" w:firstRow="1" w:lastRow="0" w:firstColumn="1" w:lastColumn="0" w:noHBand="0" w:noVBand="1"/>
      </w:tblPr>
      <w:tblGrid>
        <w:gridCol w:w="1756"/>
        <w:gridCol w:w="5960"/>
        <w:gridCol w:w="1772"/>
      </w:tblGrid>
      <w:tr w:rsidR="00B62AC8" w:rsidRPr="00B62AC8" w14:paraId="266C1C04"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6" w:type="dxa"/>
          </w:tcPr>
          <w:p w14:paraId="30F9727B" w14:textId="77777777" w:rsidR="00B62AC8" w:rsidRPr="00B62AC8" w:rsidRDefault="00B62AC8" w:rsidP="00B62AC8">
            <w:pPr>
              <w:rPr>
                <w:bCs/>
                <w:lang w:bidi="en-US"/>
              </w:rPr>
            </w:pPr>
            <w:r w:rsidRPr="00B62AC8">
              <w:rPr>
                <w:bCs/>
                <w:lang w:bidi="en-US"/>
              </w:rPr>
              <w:t>Code</w:t>
            </w:r>
          </w:p>
        </w:tc>
        <w:tc>
          <w:tcPr>
            <w:tcW w:w="5960" w:type="dxa"/>
          </w:tcPr>
          <w:p w14:paraId="6CA9A230" w14:textId="30BDE55B" w:rsidR="00B62AC8" w:rsidRPr="00B62AC8" w:rsidRDefault="00B62AC8" w:rsidP="00B62AC8">
            <w:pPr>
              <w:rPr>
                <w:bCs/>
                <w:lang w:bidi="en-US"/>
              </w:rPr>
            </w:pPr>
            <w:r>
              <w:rPr>
                <w:b w:val="0"/>
                <w:bCs/>
                <w:lang w:bidi="en-US"/>
              </w:rPr>
              <w:t>Requirement</w:t>
            </w:r>
          </w:p>
        </w:tc>
        <w:tc>
          <w:tcPr>
            <w:tcW w:w="1772" w:type="dxa"/>
          </w:tcPr>
          <w:p w14:paraId="42BFEC8B" w14:textId="77777777" w:rsidR="00B62AC8" w:rsidRPr="00B62AC8" w:rsidRDefault="00B62AC8" w:rsidP="00B62AC8">
            <w:pPr>
              <w:rPr>
                <w:bCs/>
                <w:lang w:bidi="en-US"/>
              </w:rPr>
            </w:pPr>
            <w:r w:rsidRPr="00B62AC8">
              <w:rPr>
                <w:bCs/>
                <w:lang w:bidi="en-US"/>
              </w:rPr>
              <w:t>Verification Method</w:t>
            </w:r>
          </w:p>
        </w:tc>
      </w:tr>
      <w:tr w:rsidR="00B62AC8" w:rsidRPr="00B62AC8" w14:paraId="7EDF6AC4" w14:textId="77777777" w:rsidTr="7E2ED256">
        <w:trPr>
          <w:trHeight w:val="300"/>
        </w:trPr>
        <w:tc>
          <w:tcPr>
            <w:tcW w:w="1756" w:type="dxa"/>
          </w:tcPr>
          <w:p w14:paraId="1C7B91A8" w14:textId="77777777" w:rsidR="00B62AC8" w:rsidRPr="00B62AC8" w:rsidRDefault="00B62AC8" w:rsidP="00B62AC8">
            <w:pPr>
              <w:rPr>
                <w:lang w:bidi="en-US"/>
              </w:rPr>
            </w:pPr>
            <w:r w:rsidRPr="00B62AC8">
              <w:rPr>
                <w:lang w:bidi="en-US"/>
              </w:rPr>
              <w:t>F-EIC-CTRL-SW-GW.1</w:t>
            </w:r>
          </w:p>
        </w:tc>
        <w:tc>
          <w:tcPr>
            <w:tcW w:w="5960" w:type="dxa"/>
          </w:tcPr>
          <w:p w14:paraId="4B8FA974" w14:textId="2CF02FAB" w:rsidR="00B62AC8" w:rsidRPr="00B62AC8" w:rsidRDefault="00B62AC8" w:rsidP="00B62AC8">
            <w:pPr>
              <w:rPr>
                <w:lang w:bidi="en-US"/>
              </w:rPr>
            </w:pPr>
            <w:r w:rsidRPr="759AB971">
              <w:rPr>
                <w:lang w:bidi="en-US"/>
              </w:rPr>
              <w:t xml:space="preserve">Controls shall design and deploy a gateway service to </w:t>
            </w:r>
            <w:r w:rsidR="6A8EEDD0" w:rsidRPr="759AB971">
              <w:rPr>
                <w:lang w:bidi="en-US"/>
              </w:rPr>
              <w:t>pr</w:t>
            </w:r>
            <w:r w:rsidR="73B83B4D" w:rsidRPr="759AB971">
              <w:rPr>
                <w:lang w:bidi="en-US"/>
              </w:rPr>
              <w:t>o</w:t>
            </w:r>
            <w:r w:rsidR="6A8EEDD0" w:rsidRPr="759AB971">
              <w:rPr>
                <w:lang w:bidi="en-US"/>
              </w:rPr>
              <w:t xml:space="preserve">vide </w:t>
            </w:r>
            <w:r w:rsidRPr="759AB971">
              <w:rPr>
                <w:lang w:bidi="en-US"/>
              </w:rPr>
              <w:t>read</w:t>
            </w:r>
            <w:r w:rsidR="338C3851" w:rsidRPr="759AB971">
              <w:rPr>
                <w:lang w:bidi="en-US"/>
              </w:rPr>
              <w:t>-</w:t>
            </w:r>
            <w:r w:rsidRPr="759AB971">
              <w:rPr>
                <w:lang w:bidi="en-US"/>
              </w:rPr>
              <w:t>only access to key machine parameters outside controls network</w:t>
            </w:r>
          </w:p>
        </w:tc>
        <w:tc>
          <w:tcPr>
            <w:tcW w:w="1772" w:type="dxa"/>
          </w:tcPr>
          <w:p w14:paraId="6164B5A8" w14:textId="77777777" w:rsidR="00B62AC8" w:rsidRPr="00B62AC8" w:rsidRDefault="00B62AC8" w:rsidP="00B62AC8">
            <w:pPr>
              <w:rPr>
                <w:lang w:bidi="en-US"/>
              </w:rPr>
            </w:pPr>
            <w:r w:rsidRPr="00B62AC8">
              <w:rPr>
                <w:lang w:bidi="en-US"/>
              </w:rPr>
              <w:t>Inspection</w:t>
            </w:r>
          </w:p>
        </w:tc>
      </w:tr>
      <w:tr w:rsidR="00B62AC8" w:rsidRPr="00B62AC8" w14:paraId="0C326D59" w14:textId="77777777" w:rsidTr="7E2ED256">
        <w:trPr>
          <w:trHeight w:val="300"/>
        </w:trPr>
        <w:tc>
          <w:tcPr>
            <w:tcW w:w="1756" w:type="dxa"/>
          </w:tcPr>
          <w:p w14:paraId="5C0FF08A" w14:textId="77777777" w:rsidR="00B62AC8" w:rsidRPr="00B62AC8" w:rsidRDefault="00B62AC8" w:rsidP="00B62AC8">
            <w:pPr>
              <w:rPr>
                <w:lang w:bidi="en-US"/>
              </w:rPr>
            </w:pPr>
            <w:r w:rsidRPr="00B62AC8">
              <w:rPr>
                <w:lang w:bidi="en-US"/>
              </w:rPr>
              <w:t>F-EIC-CTRL-SW-GW.2</w:t>
            </w:r>
          </w:p>
        </w:tc>
        <w:tc>
          <w:tcPr>
            <w:tcW w:w="5960" w:type="dxa"/>
          </w:tcPr>
          <w:p w14:paraId="6A8BCA67" w14:textId="01E04CED" w:rsidR="00B62AC8" w:rsidRPr="00B62AC8" w:rsidRDefault="00B62AC8" w:rsidP="00B62AC8">
            <w:pPr>
              <w:rPr>
                <w:lang w:bidi="en-US"/>
              </w:rPr>
            </w:pPr>
            <w:r>
              <w:rPr>
                <w:lang w:bidi="en-US"/>
              </w:rPr>
              <w:t>Controls shall develop a website to show the EIC operation status outside the controls network</w:t>
            </w:r>
          </w:p>
        </w:tc>
        <w:tc>
          <w:tcPr>
            <w:tcW w:w="1772" w:type="dxa"/>
          </w:tcPr>
          <w:p w14:paraId="0FE0BD51" w14:textId="77777777" w:rsidR="00B62AC8" w:rsidRPr="00B62AC8" w:rsidRDefault="00B62AC8" w:rsidP="00B62AC8">
            <w:pPr>
              <w:rPr>
                <w:lang w:bidi="en-US"/>
              </w:rPr>
            </w:pPr>
            <w:r w:rsidRPr="00B62AC8">
              <w:rPr>
                <w:lang w:bidi="en-US"/>
              </w:rPr>
              <w:t>Inspection</w:t>
            </w:r>
          </w:p>
        </w:tc>
      </w:tr>
      <w:tr w:rsidR="00B62AC8" w:rsidRPr="00B62AC8" w14:paraId="58FC4228" w14:textId="77777777" w:rsidTr="7E2ED256">
        <w:trPr>
          <w:trHeight w:val="300"/>
        </w:trPr>
        <w:tc>
          <w:tcPr>
            <w:tcW w:w="1756" w:type="dxa"/>
          </w:tcPr>
          <w:p w14:paraId="0599A4C3" w14:textId="77777777" w:rsidR="00B62AC8" w:rsidRPr="00B62AC8" w:rsidRDefault="00B62AC8" w:rsidP="00B62AC8">
            <w:pPr>
              <w:rPr>
                <w:lang w:bidi="en-US"/>
              </w:rPr>
            </w:pPr>
            <w:r w:rsidRPr="00B62AC8">
              <w:rPr>
                <w:lang w:bidi="en-US"/>
              </w:rPr>
              <w:t>P-EIC-CTRL-SW-GW.1</w:t>
            </w:r>
          </w:p>
        </w:tc>
        <w:tc>
          <w:tcPr>
            <w:tcW w:w="5960" w:type="dxa"/>
          </w:tcPr>
          <w:p w14:paraId="72526D81" w14:textId="6A8F6E7C" w:rsidR="00B62AC8" w:rsidRPr="00B62AC8" w:rsidRDefault="00B62AC8" w:rsidP="00B62AC8">
            <w:pPr>
              <w:rPr>
                <w:lang w:bidi="en-US"/>
              </w:rPr>
            </w:pPr>
            <w:r>
              <w:rPr>
                <w:lang w:bidi="en-US"/>
              </w:rPr>
              <w:t>The website should update displayed status values within 5 seconds of a change to underlying PVs and shall load within 2 seconds for unauthenticated users</w:t>
            </w:r>
          </w:p>
        </w:tc>
        <w:tc>
          <w:tcPr>
            <w:tcW w:w="1772" w:type="dxa"/>
          </w:tcPr>
          <w:p w14:paraId="5F3FF58F" w14:textId="77777777" w:rsidR="00B62AC8" w:rsidRPr="00B62AC8" w:rsidRDefault="00B62AC8" w:rsidP="00B62AC8">
            <w:pPr>
              <w:rPr>
                <w:lang w:bidi="en-US"/>
              </w:rPr>
            </w:pPr>
            <w:r w:rsidRPr="00B62AC8">
              <w:rPr>
                <w:lang w:bidi="en-US"/>
              </w:rPr>
              <w:t>Demonstration</w:t>
            </w:r>
          </w:p>
        </w:tc>
      </w:tr>
    </w:tbl>
    <w:p w14:paraId="1B50B6A2" w14:textId="77777777" w:rsidR="00B62AC8" w:rsidRDefault="00B62AC8" w:rsidP="00A531EC">
      <w:pPr>
        <w:rPr>
          <w:lang w:bidi="en-US"/>
        </w:rPr>
      </w:pPr>
    </w:p>
    <w:p w14:paraId="03BABF73" w14:textId="008FE0AA" w:rsidR="00B62AC8" w:rsidRDefault="00B62AC8" w:rsidP="00B62AC8">
      <w:pPr>
        <w:pStyle w:val="Caption"/>
        <w:keepNext/>
        <w:jc w:val="both"/>
      </w:pPr>
      <w:r>
        <w:t xml:space="preserve">Table </w:t>
      </w:r>
      <w:r w:rsidR="34AD4B45">
        <w:t>4-12</w:t>
      </w:r>
      <w:r>
        <w:t>:  Subsystem Performance Requirements for Controls Software</w:t>
      </w:r>
      <w:r w:rsidR="00B11D5F">
        <w:t xml:space="preserve"> Database service</w:t>
      </w:r>
    </w:p>
    <w:p w14:paraId="46D90110"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55"/>
        <w:gridCol w:w="5938"/>
        <w:gridCol w:w="1780"/>
      </w:tblGrid>
      <w:tr w:rsidR="00B62AC8" w:rsidRPr="00B62AC8" w14:paraId="4D815EA8"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55" w:type="dxa"/>
          </w:tcPr>
          <w:p w14:paraId="5D5E44DC" w14:textId="77777777" w:rsidR="00B62AC8" w:rsidRPr="00B62AC8" w:rsidRDefault="00B62AC8" w:rsidP="00B62AC8">
            <w:pPr>
              <w:rPr>
                <w:bCs/>
                <w:lang w:bidi="en-US"/>
              </w:rPr>
            </w:pPr>
            <w:r w:rsidRPr="00B62AC8">
              <w:rPr>
                <w:bCs/>
                <w:lang w:bidi="en-US"/>
              </w:rPr>
              <w:lastRenderedPageBreak/>
              <w:t>Code</w:t>
            </w:r>
          </w:p>
        </w:tc>
        <w:tc>
          <w:tcPr>
            <w:tcW w:w="5938" w:type="dxa"/>
          </w:tcPr>
          <w:p w14:paraId="04849CC5" w14:textId="6862968D" w:rsidR="00B62AC8" w:rsidRPr="00B62AC8" w:rsidRDefault="00B62AC8" w:rsidP="00B62AC8">
            <w:pPr>
              <w:rPr>
                <w:bCs/>
                <w:lang w:bidi="en-US"/>
              </w:rPr>
            </w:pPr>
            <w:r>
              <w:rPr>
                <w:b w:val="0"/>
                <w:bCs/>
                <w:lang w:bidi="en-US"/>
              </w:rPr>
              <w:t>Requirement</w:t>
            </w:r>
          </w:p>
        </w:tc>
        <w:tc>
          <w:tcPr>
            <w:tcW w:w="1780" w:type="dxa"/>
          </w:tcPr>
          <w:p w14:paraId="6E7ED3CE" w14:textId="77777777" w:rsidR="00B62AC8" w:rsidRPr="00B62AC8" w:rsidRDefault="00B62AC8" w:rsidP="00B62AC8">
            <w:pPr>
              <w:rPr>
                <w:bCs/>
                <w:lang w:bidi="en-US"/>
              </w:rPr>
            </w:pPr>
            <w:r w:rsidRPr="00B62AC8">
              <w:rPr>
                <w:bCs/>
                <w:lang w:bidi="en-US"/>
              </w:rPr>
              <w:t>Verification Method</w:t>
            </w:r>
          </w:p>
        </w:tc>
      </w:tr>
      <w:tr w:rsidR="00B62AC8" w:rsidRPr="00B62AC8" w14:paraId="59B869E2" w14:textId="77777777" w:rsidTr="7E2ED256">
        <w:trPr>
          <w:trHeight w:val="300"/>
        </w:trPr>
        <w:tc>
          <w:tcPr>
            <w:tcW w:w="1755" w:type="dxa"/>
          </w:tcPr>
          <w:p w14:paraId="77193E2D" w14:textId="77777777" w:rsidR="00B62AC8" w:rsidRPr="00B62AC8" w:rsidRDefault="00B62AC8" w:rsidP="00B62AC8">
            <w:pPr>
              <w:rPr>
                <w:lang w:bidi="en-US"/>
              </w:rPr>
            </w:pPr>
            <w:r w:rsidRPr="00B62AC8">
              <w:rPr>
                <w:lang w:bidi="en-US"/>
              </w:rPr>
              <w:t>F-EIC-CTRL-SW-DB.1</w:t>
            </w:r>
          </w:p>
        </w:tc>
        <w:tc>
          <w:tcPr>
            <w:tcW w:w="5938" w:type="dxa"/>
          </w:tcPr>
          <w:p w14:paraId="1E733AD0" w14:textId="2C13D25D" w:rsidR="00B62AC8" w:rsidRPr="00B62AC8" w:rsidRDefault="00B62AC8" w:rsidP="00B62AC8">
            <w:pPr>
              <w:rPr>
                <w:lang w:bidi="en-US"/>
              </w:rPr>
            </w:pPr>
            <w:r>
              <w:rPr>
                <w:lang w:bidi="en-US"/>
              </w:rPr>
              <w:t>Controls system shall implement database services that support read, write, modify, and delete operations on stored values</w:t>
            </w:r>
          </w:p>
        </w:tc>
        <w:tc>
          <w:tcPr>
            <w:tcW w:w="1780" w:type="dxa"/>
          </w:tcPr>
          <w:p w14:paraId="45A3F7C8" w14:textId="77777777" w:rsidR="00B62AC8" w:rsidRPr="00B62AC8" w:rsidRDefault="00B62AC8" w:rsidP="00B62AC8">
            <w:pPr>
              <w:rPr>
                <w:lang w:bidi="en-US"/>
              </w:rPr>
            </w:pPr>
            <w:r w:rsidRPr="00B62AC8">
              <w:rPr>
                <w:lang w:bidi="en-US"/>
              </w:rPr>
              <w:t>Inspection</w:t>
            </w:r>
          </w:p>
        </w:tc>
      </w:tr>
      <w:tr w:rsidR="00B62AC8" w:rsidRPr="00B62AC8" w14:paraId="2A47D44F" w14:textId="77777777" w:rsidTr="7E2ED256">
        <w:trPr>
          <w:trHeight w:val="300"/>
        </w:trPr>
        <w:tc>
          <w:tcPr>
            <w:tcW w:w="1755" w:type="dxa"/>
          </w:tcPr>
          <w:p w14:paraId="12C2F30C" w14:textId="77777777" w:rsidR="00B62AC8" w:rsidRPr="00B62AC8" w:rsidRDefault="00B62AC8" w:rsidP="00B62AC8">
            <w:pPr>
              <w:rPr>
                <w:lang w:bidi="en-US"/>
              </w:rPr>
            </w:pPr>
            <w:r w:rsidRPr="00B62AC8">
              <w:rPr>
                <w:lang w:bidi="en-US"/>
              </w:rPr>
              <w:t>F-EIC-CTRL-SW-DB.2</w:t>
            </w:r>
          </w:p>
        </w:tc>
        <w:tc>
          <w:tcPr>
            <w:tcW w:w="5938" w:type="dxa"/>
          </w:tcPr>
          <w:p w14:paraId="5BF2D512" w14:textId="553961DF" w:rsidR="00B62AC8" w:rsidRPr="00B62AC8" w:rsidRDefault="00B62AC8" w:rsidP="00B62AC8">
            <w:pPr>
              <w:rPr>
                <w:lang w:bidi="en-US"/>
              </w:rPr>
            </w:pPr>
            <w:r>
              <w:rPr>
                <w:lang w:bidi="en-US"/>
              </w:rPr>
              <w:t>Database shall provide user level access for all aspects of database usage, limiting access based on machine, group, and user</w:t>
            </w:r>
          </w:p>
        </w:tc>
        <w:tc>
          <w:tcPr>
            <w:tcW w:w="1780" w:type="dxa"/>
          </w:tcPr>
          <w:p w14:paraId="0DE4F8D8" w14:textId="77777777" w:rsidR="00B62AC8" w:rsidRPr="00B62AC8" w:rsidRDefault="00B62AC8" w:rsidP="00B62AC8">
            <w:pPr>
              <w:rPr>
                <w:lang w:bidi="en-US"/>
              </w:rPr>
            </w:pPr>
            <w:r w:rsidRPr="00B62AC8">
              <w:rPr>
                <w:lang w:bidi="en-US"/>
              </w:rPr>
              <w:t>Inspection</w:t>
            </w:r>
          </w:p>
        </w:tc>
      </w:tr>
      <w:tr w:rsidR="00B62AC8" w:rsidRPr="00B62AC8" w14:paraId="38D9CE78" w14:textId="77777777" w:rsidTr="7E2ED256">
        <w:trPr>
          <w:trHeight w:val="300"/>
        </w:trPr>
        <w:tc>
          <w:tcPr>
            <w:tcW w:w="1755" w:type="dxa"/>
          </w:tcPr>
          <w:p w14:paraId="20A89585" w14:textId="77777777" w:rsidR="00B62AC8" w:rsidRPr="00B62AC8" w:rsidRDefault="00B62AC8" w:rsidP="00B62AC8">
            <w:pPr>
              <w:rPr>
                <w:lang w:bidi="en-US"/>
              </w:rPr>
            </w:pPr>
            <w:r w:rsidRPr="00B62AC8">
              <w:rPr>
                <w:lang w:bidi="en-US"/>
              </w:rPr>
              <w:t>F-EIC-CTRL-SW-DB.3</w:t>
            </w:r>
          </w:p>
        </w:tc>
        <w:tc>
          <w:tcPr>
            <w:tcW w:w="5938" w:type="dxa"/>
          </w:tcPr>
          <w:p w14:paraId="7E7CD958" w14:textId="7F4293EA" w:rsidR="00B62AC8" w:rsidRPr="00B62AC8" w:rsidRDefault="00B62AC8" w:rsidP="00B62AC8">
            <w:pPr>
              <w:rPr>
                <w:lang w:bidi="en-US"/>
              </w:rPr>
            </w:pPr>
            <w:r>
              <w:rPr>
                <w:lang w:bidi="en-US"/>
              </w:rPr>
              <w:t>Database encryption should be supported where necessary</w:t>
            </w:r>
          </w:p>
        </w:tc>
        <w:tc>
          <w:tcPr>
            <w:tcW w:w="1780" w:type="dxa"/>
          </w:tcPr>
          <w:p w14:paraId="16AAF07E" w14:textId="77777777" w:rsidR="00B62AC8" w:rsidRPr="00B62AC8" w:rsidRDefault="00B62AC8" w:rsidP="00B62AC8">
            <w:pPr>
              <w:rPr>
                <w:lang w:bidi="en-US"/>
              </w:rPr>
            </w:pPr>
            <w:r w:rsidRPr="00B62AC8">
              <w:rPr>
                <w:lang w:bidi="en-US"/>
              </w:rPr>
              <w:t>Inspection</w:t>
            </w:r>
          </w:p>
        </w:tc>
      </w:tr>
      <w:tr w:rsidR="00B62AC8" w:rsidRPr="00B62AC8" w14:paraId="2CBE7F65" w14:textId="77777777" w:rsidTr="7E2ED256">
        <w:trPr>
          <w:trHeight w:val="300"/>
        </w:trPr>
        <w:tc>
          <w:tcPr>
            <w:tcW w:w="1755" w:type="dxa"/>
          </w:tcPr>
          <w:p w14:paraId="16D2A764" w14:textId="77777777" w:rsidR="00B62AC8" w:rsidRPr="00B62AC8" w:rsidRDefault="00B62AC8" w:rsidP="00B62AC8">
            <w:pPr>
              <w:rPr>
                <w:lang w:bidi="en-US"/>
              </w:rPr>
            </w:pPr>
            <w:r w:rsidRPr="00B62AC8">
              <w:rPr>
                <w:lang w:bidi="en-US"/>
              </w:rPr>
              <w:t>F-EIC-CTRL-SW-DB.4</w:t>
            </w:r>
          </w:p>
        </w:tc>
        <w:tc>
          <w:tcPr>
            <w:tcW w:w="5938" w:type="dxa"/>
          </w:tcPr>
          <w:p w14:paraId="2A6C59FB" w14:textId="5D227E42" w:rsidR="00B62AC8" w:rsidRPr="00B62AC8" w:rsidRDefault="00B62AC8" w:rsidP="00B62AC8">
            <w:pPr>
              <w:rPr>
                <w:lang w:bidi="en-US"/>
              </w:rPr>
            </w:pPr>
            <w:r>
              <w:rPr>
                <w:lang w:bidi="en-US"/>
              </w:rPr>
              <w:t>Database service design should account for scalability with consistent developer API</w:t>
            </w:r>
          </w:p>
        </w:tc>
        <w:tc>
          <w:tcPr>
            <w:tcW w:w="1780" w:type="dxa"/>
          </w:tcPr>
          <w:p w14:paraId="19C4C3EF" w14:textId="77777777" w:rsidR="00B62AC8" w:rsidRPr="00B62AC8" w:rsidRDefault="00B62AC8" w:rsidP="00B62AC8">
            <w:pPr>
              <w:rPr>
                <w:lang w:bidi="en-US"/>
              </w:rPr>
            </w:pPr>
            <w:r w:rsidRPr="00B62AC8">
              <w:rPr>
                <w:lang w:bidi="en-US"/>
              </w:rPr>
              <w:t>Inspection</w:t>
            </w:r>
          </w:p>
        </w:tc>
      </w:tr>
      <w:tr w:rsidR="00B62AC8" w:rsidRPr="00B62AC8" w14:paraId="006DD035" w14:textId="77777777" w:rsidTr="7E2ED256">
        <w:trPr>
          <w:trHeight w:val="300"/>
        </w:trPr>
        <w:tc>
          <w:tcPr>
            <w:tcW w:w="1755" w:type="dxa"/>
          </w:tcPr>
          <w:p w14:paraId="232A11D2" w14:textId="77777777" w:rsidR="00B62AC8" w:rsidRPr="00B62AC8" w:rsidRDefault="00B62AC8" w:rsidP="00B62AC8">
            <w:pPr>
              <w:rPr>
                <w:lang w:bidi="en-US"/>
              </w:rPr>
            </w:pPr>
            <w:r w:rsidRPr="00B62AC8">
              <w:rPr>
                <w:lang w:bidi="en-US"/>
              </w:rPr>
              <w:t>F-EIC-CTRL-SW-DB.5</w:t>
            </w:r>
          </w:p>
        </w:tc>
        <w:tc>
          <w:tcPr>
            <w:tcW w:w="5938" w:type="dxa"/>
          </w:tcPr>
          <w:p w14:paraId="1FFA6DBF" w14:textId="6EFEB369" w:rsidR="00B62AC8" w:rsidRPr="00B62AC8" w:rsidRDefault="00B62AC8" w:rsidP="00B62AC8">
            <w:pPr>
              <w:rPr>
                <w:lang w:bidi="en-US"/>
              </w:rPr>
            </w:pPr>
            <w:r>
              <w:rPr>
                <w:lang w:bidi="en-US"/>
              </w:rPr>
              <w:t>Database logs, transaction and/or otherwise shall be maintained on a case-by-case basis with justification</w:t>
            </w:r>
          </w:p>
        </w:tc>
        <w:tc>
          <w:tcPr>
            <w:tcW w:w="1780" w:type="dxa"/>
          </w:tcPr>
          <w:p w14:paraId="655104A9" w14:textId="77777777" w:rsidR="00B62AC8" w:rsidRPr="00B62AC8" w:rsidRDefault="00B62AC8" w:rsidP="00B62AC8">
            <w:pPr>
              <w:rPr>
                <w:lang w:bidi="en-US"/>
              </w:rPr>
            </w:pPr>
            <w:r w:rsidRPr="00B62AC8">
              <w:rPr>
                <w:lang w:bidi="en-US"/>
              </w:rPr>
              <w:t>Inspection</w:t>
            </w:r>
          </w:p>
        </w:tc>
      </w:tr>
      <w:tr w:rsidR="00B62AC8" w:rsidRPr="00B62AC8" w14:paraId="2259CD4D" w14:textId="77777777" w:rsidTr="7E2ED256">
        <w:trPr>
          <w:trHeight w:val="300"/>
        </w:trPr>
        <w:tc>
          <w:tcPr>
            <w:tcW w:w="1755" w:type="dxa"/>
          </w:tcPr>
          <w:p w14:paraId="0FD93209" w14:textId="77777777" w:rsidR="00B62AC8" w:rsidRPr="00B62AC8" w:rsidRDefault="00B62AC8" w:rsidP="00B62AC8">
            <w:pPr>
              <w:rPr>
                <w:lang w:bidi="en-US"/>
              </w:rPr>
            </w:pPr>
            <w:r w:rsidRPr="00B62AC8">
              <w:rPr>
                <w:lang w:bidi="en-US"/>
              </w:rPr>
              <w:t>P-EIC-CTRL-SW-DB.1</w:t>
            </w:r>
          </w:p>
        </w:tc>
        <w:tc>
          <w:tcPr>
            <w:tcW w:w="5938" w:type="dxa"/>
          </w:tcPr>
          <w:p w14:paraId="1A614044" w14:textId="725B041E" w:rsidR="00B62AC8" w:rsidRPr="00B62AC8" w:rsidRDefault="00B62AC8" w:rsidP="00B62AC8">
            <w:pPr>
              <w:rPr>
                <w:lang w:bidi="en-US"/>
              </w:rPr>
            </w:pPr>
            <w:r>
              <w:rPr>
                <w:lang w:bidi="en-US"/>
              </w:rPr>
              <w:t>CRUD (Create/Read/Update/Delete) operations on individual entries should complete within 100ms for typical payloads (10KB) under normal system load</w:t>
            </w:r>
          </w:p>
        </w:tc>
        <w:tc>
          <w:tcPr>
            <w:tcW w:w="1780" w:type="dxa"/>
          </w:tcPr>
          <w:p w14:paraId="1FEB2A23" w14:textId="77777777" w:rsidR="00B62AC8" w:rsidRPr="00B62AC8" w:rsidRDefault="00B62AC8" w:rsidP="00B62AC8">
            <w:pPr>
              <w:rPr>
                <w:lang w:bidi="en-US"/>
              </w:rPr>
            </w:pPr>
            <w:r w:rsidRPr="00B62AC8">
              <w:rPr>
                <w:lang w:bidi="en-US"/>
              </w:rPr>
              <w:t>Demonstration</w:t>
            </w:r>
          </w:p>
        </w:tc>
      </w:tr>
      <w:tr w:rsidR="00B62AC8" w:rsidRPr="00B62AC8" w14:paraId="43E5BF83" w14:textId="77777777" w:rsidTr="7E2ED256">
        <w:trPr>
          <w:trHeight w:val="300"/>
        </w:trPr>
        <w:tc>
          <w:tcPr>
            <w:tcW w:w="1755" w:type="dxa"/>
          </w:tcPr>
          <w:p w14:paraId="6A25C89E" w14:textId="77777777" w:rsidR="00B62AC8" w:rsidRPr="00B62AC8" w:rsidRDefault="00B62AC8" w:rsidP="00B62AC8">
            <w:pPr>
              <w:rPr>
                <w:lang w:bidi="en-US"/>
              </w:rPr>
            </w:pPr>
            <w:r w:rsidRPr="00B62AC8">
              <w:rPr>
                <w:lang w:bidi="en-US"/>
              </w:rPr>
              <w:t>P-EIC-CTRL-SW-DB.2</w:t>
            </w:r>
          </w:p>
        </w:tc>
        <w:tc>
          <w:tcPr>
            <w:tcW w:w="5938" w:type="dxa"/>
          </w:tcPr>
          <w:p w14:paraId="468E3C16" w14:textId="7FA4AA4A" w:rsidR="00B62AC8" w:rsidRPr="00B62AC8" w:rsidRDefault="00B62AC8" w:rsidP="00B62AC8">
            <w:pPr>
              <w:rPr>
                <w:lang w:bidi="en-US"/>
              </w:rPr>
            </w:pPr>
            <w:r>
              <w:rPr>
                <w:lang w:bidi="en-US"/>
              </w:rPr>
              <w:t>Encryption overhead for read/write operations shall not exceed 20% latency impact under normal load</w:t>
            </w:r>
          </w:p>
        </w:tc>
        <w:tc>
          <w:tcPr>
            <w:tcW w:w="1780" w:type="dxa"/>
          </w:tcPr>
          <w:p w14:paraId="59A402B0" w14:textId="77777777" w:rsidR="00B62AC8" w:rsidRPr="00B62AC8" w:rsidRDefault="00B62AC8" w:rsidP="00B62AC8">
            <w:pPr>
              <w:rPr>
                <w:lang w:bidi="en-US"/>
              </w:rPr>
            </w:pPr>
            <w:r w:rsidRPr="00B62AC8">
              <w:rPr>
                <w:lang w:bidi="en-US"/>
              </w:rPr>
              <w:t>Demonstration</w:t>
            </w:r>
          </w:p>
        </w:tc>
      </w:tr>
      <w:tr w:rsidR="00B62AC8" w:rsidRPr="00B62AC8" w14:paraId="4C4ABA94" w14:textId="77777777" w:rsidTr="7E2ED256">
        <w:trPr>
          <w:trHeight w:val="300"/>
        </w:trPr>
        <w:tc>
          <w:tcPr>
            <w:tcW w:w="1755" w:type="dxa"/>
          </w:tcPr>
          <w:p w14:paraId="5FF0DA62" w14:textId="77777777" w:rsidR="00B62AC8" w:rsidRPr="00B62AC8" w:rsidRDefault="00B62AC8" w:rsidP="00B62AC8">
            <w:pPr>
              <w:rPr>
                <w:lang w:bidi="en-US"/>
              </w:rPr>
            </w:pPr>
            <w:r w:rsidRPr="00B62AC8">
              <w:rPr>
                <w:lang w:bidi="en-US"/>
              </w:rPr>
              <w:t>P-EIC-CTRL-SW-DB.3</w:t>
            </w:r>
          </w:p>
        </w:tc>
        <w:tc>
          <w:tcPr>
            <w:tcW w:w="5938" w:type="dxa"/>
          </w:tcPr>
          <w:p w14:paraId="35F6BA9E" w14:textId="27FCFC2F" w:rsidR="00B62AC8" w:rsidRPr="00B62AC8" w:rsidRDefault="00B62AC8" w:rsidP="00B62AC8">
            <w:pPr>
              <w:rPr>
                <w:lang w:bidi="en-US"/>
              </w:rPr>
            </w:pPr>
            <w:r>
              <w:rPr>
                <w:lang w:bidi="en-US"/>
              </w:rPr>
              <w:t>The service shall maintain CRUD operation latency (250ms) for up to 50 concurrent clients or 1K operations/second</w:t>
            </w:r>
          </w:p>
        </w:tc>
        <w:tc>
          <w:tcPr>
            <w:tcW w:w="1780" w:type="dxa"/>
          </w:tcPr>
          <w:p w14:paraId="55621125" w14:textId="77777777" w:rsidR="00B62AC8" w:rsidRPr="00B62AC8" w:rsidRDefault="00B62AC8" w:rsidP="00B62AC8">
            <w:pPr>
              <w:rPr>
                <w:lang w:bidi="en-US"/>
              </w:rPr>
            </w:pPr>
            <w:r w:rsidRPr="00B62AC8">
              <w:rPr>
                <w:lang w:bidi="en-US"/>
              </w:rPr>
              <w:t>Demonstration</w:t>
            </w:r>
          </w:p>
        </w:tc>
      </w:tr>
    </w:tbl>
    <w:p w14:paraId="2DFF5848" w14:textId="77777777" w:rsidR="00B62AC8" w:rsidRDefault="00B62AC8" w:rsidP="00A531EC">
      <w:pPr>
        <w:rPr>
          <w:lang w:bidi="en-US"/>
        </w:rPr>
      </w:pPr>
    </w:p>
    <w:p w14:paraId="0D8C58EB" w14:textId="1B568A20" w:rsidR="00B62AC8" w:rsidRDefault="00B62AC8" w:rsidP="3B67F6C0">
      <w:pPr>
        <w:pStyle w:val="Caption"/>
        <w:keepNext/>
        <w:jc w:val="both"/>
        <w:rPr>
          <w:b/>
          <w:bCs/>
        </w:rPr>
      </w:pPr>
      <w:r w:rsidRPr="2B2B16D4">
        <w:rPr>
          <w:b/>
          <w:bCs/>
        </w:rPr>
        <w:t xml:space="preserve">Table </w:t>
      </w:r>
      <w:r w:rsidR="5EA29F0D" w:rsidRPr="2B2B16D4">
        <w:rPr>
          <w:b/>
          <w:bCs/>
        </w:rPr>
        <w:t>4-13</w:t>
      </w:r>
      <w:r w:rsidRPr="2B2B16D4">
        <w:rPr>
          <w:b/>
          <w:bCs/>
        </w:rPr>
        <w:t xml:space="preserve">:  Subsystem </w:t>
      </w:r>
      <w:r w:rsidR="3AD2F2E1" w:rsidRPr="2B2B16D4">
        <w:rPr>
          <w:b/>
          <w:bCs/>
        </w:rPr>
        <w:t xml:space="preserve">Functional and </w:t>
      </w:r>
      <w:r w:rsidRPr="2B2B16D4">
        <w:rPr>
          <w:b/>
          <w:bCs/>
        </w:rPr>
        <w:t>Performance Requirements for</w:t>
      </w:r>
      <w:r w:rsidR="00B11D5F" w:rsidRPr="2B2B16D4">
        <w:rPr>
          <w:b/>
          <w:bCs/>
        </w:rPr>
        <w:t xml:space="preserve"> Project Support </w:t>
      </w:r>
      <w:r w:rsidR="444527CC" w:rsidRPr="2B2B16D4">
        <w:rPr>
          <w:b/>
          <w:bCs/>
        </w:rPr>
        <w:t>S</w:t>
      </w:r>
      <w:r w:rsidR="00B11D5F" w:rsidRPr="2B2B16D4">
        <w:rPr>
          <w:b/>
          <w:bCs/>
        </w:rPr>
        <w:t>oftware</w:t>
      </w:r>
    </w:p>
    <w:p w14:paraId="3D19F7D3" w14:textId="77777777" w:rsidR="00B62AC8" w:rsidRDefault="00B62AC8" w:rsidP="00A531EC">
      <w:pPr>
        <w:rPr>
          <w:lang w:bidi="en-US"/>
        </w:rPr>
      </w:pPr>
    </w:p>
    <w:tbl>
      <w:tblPr>
        <w:tblStyle w:val="TableGrid"/>
        <w:tblW w:w="9473" w:type="dxa"/>
        <w:tblLayout w:type="fixed"/>
        <w:tblLook w:val="04A0" w:firstRow="1" w:lastRow="0" w:firstColumn="1" w:lastColumn="0" w:noHBand="0" w:noVBand="1"/>
      </w:tblPr>
      <w:tblGrid>
        <w:gridCol w:w="1740"/>
        <w:gridCol w:w="5964"/>
        <w:gridCol w:w="1769"/>
      </w:tblGrid>
      <w:tr w:rsidR="00B62AC8" w:rsidRPr="00B62AC8" w14:paraId="0D025459" w14:textId="77777777" w:rsidTr="7E2ED256">
        <w:trPr>
          <w:cnfStyle w:val="100000000000" w:firstRow="1" w:lastRow="0" w:firstColumn="0" w:lastColumn="0" w:oddVBand="0" w:evenVBand="0" w:oddHBand="0" w:evenHBand="0" w:firstRowFirstColumn="0" w:firstRowLastColumn="0" w:lastRowFirstColumn="0" w:lastRowLastColumn="0"/>
          <w:trHeight w:val="300"/>
        </w:trPr>
        <w:tc>
          <w:tcPr>
            <w:tcW w:w="1740" w:type="dxa"/>
          </w:tcPr>
          <w:p w14:paraId="15DC0230" w14:textId="77777777" w:rsidR="00B62AC8" w:rsidRPr="00B62AC8" w:rsidRDefault="00B62AC8" w:rsidP="00B62AC8">
            <w:pPr>
              <w:rPr>
                <w:bCs/>
                <w:lang w:bidi="en-US"/>
              </w:rPr>
            </w:pPr>
            <w:r w:rsidRPr="00B62AC8">
              <w:rPr>
                <w:bCs/>
                <w:lang w:bidi="en-US"/>
              </w:rPr>
              <w:t>Code</w:t>
            </w:r>
          </w:p>
        </w:tc>
        <w:tc>
          <w:tcPr>
            <w:tcW w:w="5964" w:type="dxa"/>
          </w:tcPr>
          <w:p w14:paraId="344C9E3D" w14:textId="2039BA4F" w:rsidR="00B62AC8" w:rsidRPr="00B62AC8" w:rsidRDefault="00B62AC8" w:rsidP="00B62AC8">
            <w:pPr>
              <w:rPr>
                <w:bCs/>
                <w:lang w:bidi="en-US"/>
              </w:rPr>
            </w:pPr>
            <w:r>
              <w:rPr>
                <w:b w:val="0"/>
                <w:bCs/>
                <w:lang w:bidi="en-US"/>
              </w:rPr>
              <w:t>Requirement</w:t>
            </w:r>
          </w:p>
        </w:tc>
        <w:tc>
          <w:tcPr>
            <w:tcW w:w="1769" w:type="dxa"/>
          </w:tcPr>
          <w:p w14:paraId="7A5F69D7" w14:textId="77777777" w:rsidR="00B62AC8" w:rsidRPr="00B62AC8" w:rsidRDefault="00B62AC8" w:rsidP="00B62AC8">
            <w:pPr>
              <w:rPr>
                <w:bCs/>
                <w:lang w:bidi="en-US"/>
              </w:rPr>
            </w:pPr>
            <w:r w:rsidRPr="00B62AC8">
              <w:rPr>
                <w:bCs/>
                <w:lang w:bidi="en-US"/>
              </w:rPr>
              <w:t>Verification Method</w:t>
            </w:r>
          </w:p>
        </w:tc>
      </w:tr>
      <w:tr w:rsidR="00B62AC8" w:rsidRPr="00B62AC8" w14:paraId="32661169" w14:textId="77777777" w:rsidTr="7E2ED256">
        <w:trPr>
          <w:trHeight w:val="300"/>
        </w:trPr>
        <w:tc>
          <w:tcPr>
            <w:tcW w:w="1740" w:type="dxa"/>
          </w:tcPr>
          <w:p w14:paraId="2D6A9F6B" w14:textId="77777777" w:rsidR="00B62AC8" w:rsidRPr="00B62AC8" w:rsidRDefault="00B62AC8" w:rsidP="00B62AC8">
            <w:pPr>
              <w:rPr>
                <w:lang w:bidi="en-US"/>
              </w:rPr>
            </w:pPr>
            <w:r w:rsidRPr="00B62AC8">
              <w:rPr>
                <w:lang w:bidi="en-US"/>
              </w:rPr>
              <w:t>F-EIC-CTRL-SW-PROJ.1</w:t>
            </w:r>
          </w:p>
        </w:tc>
        <w:tc>
          <w:tcPr>
            <w:tcW w:w="5964" w:type="dxa"/>
          </w:tcPr>
          <w:p w14:paraId="6E72917A" w14:textId="4B01A64B" w:rsidR="00B62AC8" w:rsidRPr="00B62AC8" w:rsidRDefault="00B62AC8" w:rsidP="00B62AC8">
            <w:pPr>
              <w:rPr>
                <w:lang w:bidi="en-US"/>
              </w:rPr>
            </w:pPr>
            <w:r>
              <w:rPr>
                <w:lang w:bidi="en-US"/>
              </w:rPr>
              <w:t>The Controls System shall provide a standard mechanism for asset tracking</w:t>
            </w:r>
          </w:p>
        </w:tc>
        <w:tc>
          <w:tcPr>
            <w:tcW w:w="1769" w:type="dxa"/>
          </w:tcPr>
          <w:p w14:paraId="3C43EBB5" w14:textId="77777777" w:rsidR="00B62AC8" w:rsidRPr="00B62AC8" w:rsidRDefault="00B62AC8" w:rsidP="00B62AC8">
            <w:pPr>
              <w:rPr>
                <w:lang w:bidi="en-US"/>
              </w:rPr>
            </w:pPr>
            <w:r w:rsidRPr="00B62AC8">
              <w:rPr>
                <w:lang w:bidi="en-US"/>
              </w:rPr>
              <w:t>Inspection</w:t>
            </w:r>
          </w:p>
        </w:tc>
      </w:tr>
      <w:tr w:rsidR="00B62AC8" w:rsidRPr="00B62AC8" w14:paraId="14422EA0" w14:textId="77777777" w:rsidTr="7E2ED256">
        <w:trPr>
          <w:trHeight w:val="300"/>
        </w:trPr>
        <w:tc>
          <w:tcPr>
            <w:tcW w:w="1740" w:type="dxa"/>
          </w:tcPr>
          <w:p w14:paraId="10B6ACA8" w14:textId="77777777" w:rsidR="00B62AC8" w:rsidRPr="00B62AC8" w:rsidRDefault="00B62AC8" w:rsidP="00B62AC8">
            <w:pPr>
              <w:rPr>
                <w:lang w:bidi="en-US"/>
              </w:rPr>
            </w:pPr>
            <w:r w:rsidRPr="00B62AC8">
              <w:rPr>
                <w:lang w:bidi="en-US"/>
              </w:rPr>
              <w:t>F-EIC-CTRL-SW-PROJ.2</w:t>
            </w:r>
          </w:p>
        </w:tc>
        <w:tc>
          <w:tcPr>
            <w:tcW w:w="5964" w:type="dxa"/>
          </w:tcPr>
          <w:p w14:paraId="4B0A75C2" w14:textId="7BBD928A" w:rsidR="00B62AC8" w:rsidRPr="00B62AC8" w:rsidRDefault="00B62AC8" w:rsidP="00B62AC8">
            <w:pPr>
              <w:rPr>
                <w:lang w:bidi="en-US"/>
              </w:rPr>
            </w:pPr>
            <w:r>
              <w:rPr>
                <w:lang w:bidi="en-US"/>
              </w:rPr>
              <w:t>Asset tracking tools will employ a mechanism for generating, maintaining, and utilizing templates for arbitrary device types</w:t>
            </w:r>
          </w:p>
        </w:tc>
        <w:tc>
          <w:tcPr>
            <w:tcW w:w="1769" w:type="dxa"/>
          </w:tcPr>
          <w:p w14:paraId="6B546D50" w14:textId="77777777" w:rsidR="00B62AC8" w:rsidRPr="00B62AC8" w:rsidRDefault="00B62AC8" w:rsidP="00B62AC8">
            <w:pPr>
              <w:rPr>
                <w:lang w:bidi="en-US"/>
              </w:rPr>
            </w:pPr>
            <w:r w:rsidRPr="00B62AC8">
              <w:rPr>
                <w:lang w:bidi="en-US"/>
              </w:rPr>
              <w:t>Inspection</w:t>
            </w:r>
          </w:p>
        </w:tc>
      </w:tr>
      <w:tr w:rsidR="00B62AC8" w:rsidRPr="00B62AC8" w14:paraId="67E5A9DC" w14:textId="77777777" w:rsidTr="7E2ED256">
        <w:trPr>
          <w:trHeight w:val="300"/>
        </w:trPr>
        <w:tc>
          <w:tcPr>
            <w:tcW w:w="1740" w:type="dxa"/>
          </w:tcPr>
          <w:p w14:paraId="4A0365EC" w14:textId="77777777" w:rsidR="00B62AC8" w:rsidRPr="00B62AC8" w:rsidRDefault="00B62AC8" w:rsidP="00B62AC8">
            <w:pPr>
              <w:rPr>
                <w:lang w:bidi="en-US"/>
              </w:rPr>
            </w:pPr>
            <w:r w:rsidRPr="00B62AC8">
              <w:rPr>
                <w:lang w:bidi="en-US"/>
              </w:rPr>
              <w:t>F-EIC-CTRL-SW-PROJ.3</w:t>
            </w:r>
          </w:p>
        </w:tc>
        <w:tc>
          <w:tcPr>
            <w:tcW w:w="5964" w:type="dxa"/>
          </w:tcPr>
          <w:p w14:paraId="7F69F89B" w14:textId="0201FF07" w:rsidR="00B62AC8" w:rsidRPr="00B62AC8" w:rsidRDefault="00B62AC8" w:rsidP="00B62AC8">
            <w:pPr>
              <w:rPr>
                <w:lang w:bidi="en-US"/>
              </w:rPr>
            </w:pPr>
            <w:r>
              <w:rPr>
                <w:lang w:bidi="en-US"/>
              </w:rPr>
              <w:t>Asset tracking tools will support management of data for discrete devices</w:t>
            </w:r>
          </w:p>
        </w:tc>
        <w:tc>
          <w:tcPr>
            <w:tcW w:w="1769" w:type="dxa"/>
          </w:tcPr>
          <w:p w14:paraId="1F734567" w14:textId="77777777" w:rsidR="00B62AC8" w:rsidRPr="00B62AC8" w:rsidRDefault="00B62AC8" w:rsidP="00B62AC8">
            <w:pPr>
              <w:rPr>
                <w:lang w:bidi="en-US"/>
              </w:rPr>
            </w:pPr>
            <w:r w:rsidRPr="00B62AC8">
              <w:rPr>
                <w:lang w:bidi="en-US"/>
              </w:rPr>
              <w:t>Inspection</w:t>
            </w:r>
          </w:p>
        </w:tc>
      </w:tr>
      <w:tr w:rsidR="00B62AC8" w:rsidRPr="00B62AC8" w14:paraId="71A5299B" w14:textId="77777777" w:rsidTr="7E2ED256">
        <w:trPr>
          <w:trHeight w:val="300"/>
        </w:trPr>
        <w:tc>
          <w:tcPr>
            <w:tcW w:w="1740" w:type="dxa"/>
          </w:tcPr>
          <w:p w14:paraId="70B25CAC" w14:textId="77777777" w:rsidR="00B62AC8" w:rsidRPr="00B62AC8" w:rsidRDefault="00B62AC8" w:rsidP="00B62AC8">
            <w:pPr>
              <w:rPr>
                <w:lang w:bidi="en-US"/>
              </w:rPr>
            </w:pPr>
            <w:r w:rsidRPr="00B62AC8">
              <w:rPr>
                <w:lang w:bidi="en-US"/>
              </w:rPr>
              <w:lastRenderedPageBreak/>
              <w:t>F-EIC-CTRL-SW-PROJ.4</w:t>
            </w:r>
          </w:p>
        </w:tc>
        <w:tc>
          <w:tcPr>
            <w:tcW w:w="5964" w:type="dxa"/>
          </w:tcPr>
          <w:p w14:paraId="059A2714" w14:textId="44E54512" w:rsidR="00B62AC8" w:rsidRPr="00B62AC8" w:rsidRDefault="00B62AC8" w:rsidP="00B62AC8">
            <w:pPr>
              <w:rPr>
                <w:lang w:bidi="en-US"/>
              </w:rPr>
            </w:pPr>
            <w:r>
              <w:rPr>
                <w:lang w:bidi="en-US"/>
              </w:rPr>
              <w:t>Asset tracking tools will support management of data for cabling</w:t>
            </w:r>
          </w:p>
        </w:tc>
        <w:tc>
          <w:tcPr>
            <w:tcW w:w="1769" w:type="dxa"/>
          </w:tcPr>
          <w:p w14:paraId="05D9CFA9" w14:textId="77777777" w:rsidR="00B62AC8" w:rsidRPr="00B62AC8" w:rsidRDefault="00B62AC8" w:rsidP="00B62AC8">
            <w:pPr>
              <w:rPr>
                <w:lang w:bidi="en-US"/>
              </w:rPr>
            </w:pPr>
            <w:r w:rsidRPr="00B62AC8">
              <w:rPr>
                <w:lang w:bidi="en-US"/>
              </w:rPr>
              <w:t>Inspection</w:t>
            </w:r>
          </w:p>
        </w:tc>
      </w:tr>
      <w:tr w:rsidR="00B62AC8" w:rsidRPr="00B62AC8" w14:paraId="3DBA0273" w14:textId="77777777" w:rsidTr="7E2ED256">
        <w:trPr>
          <w:trHeight w:val="300"/>
        </w:trPr>
        <w:tc>
          <w:tcPr>
            <w:tcW w:w="1740" w:type="dxa"/>
          </w:tcPr>
          <w:p w14:paraId="683A1A30" w14:textId="77777777" w:rsidR="00B62AC8" w:rsidRPr="00B62AC8" w:rsidRDefault="00B62AC8" w:rsidP="00B62AC8">
            <w:pPr>
              <w:rPr>
                <w:lang w:bidi="en-US"/>
              </w:rPr>
            </w:pPr>
            <w:r w:rsidRPr="00B62AC8">
              <w:rPr>
                <w:lang w:bidi="en-US"/>
              </w:rPr>
              <w:t>F-EIC-CTRL-SW-PROJ.5</w:t>
            </w:r>
          </w:p>
        </w:tc>
        <w:tc>
          <w:tcPr>
            <w:tcW w:w="5964" w:type="dxa"/>
          </w:tcPr>
          <w:p w14:paraId="180B9F72" w14:textId="17604E30" w:rsidR="00B62AC8" w:rsidRPr="00B62AC8" w:rsidRDefault="00B62AC8" w:rsidP="00B62AC8">
            <w:pPr>
              <w:rPr>
                <w:lang w:bidi="en-US"/>
              </w:rPr>
            </w:pPr>
            <w:r>
              <w:rPr>
                <w:lang w:bidi="en-US"/>
              </w:rPr>
              <w:t>The Controls System will provide an interface to implement Quality Assurance procedures for acceptance of new equipment</w:t>
            </w:r>
          </w:p>
        </w:tc>
        <w:tc>
          <w:tcPr>
            <w:tcW w:w="1769" w:type="dxa"/>
          </w:tcPr>
          <w:p w14:paraId="10F0A37F" w14:textId="77777777" w:rsidR="00B62AC8" w:rsidRPr="00B62AC8" w:rsidRDefault="00B62AC8" w:rsidP="00B62AC8">
            <w:pPr>
              <w:rPr>
                <w:lang w:bidi="en-US"/>
              </w:rPr>
            </w:pPr>
            <w:r w:rsidRPr="00B62AC8">
              <w:rPr>
                <w:lang w:bidi="en-US"/>
              </w:rPr>
              <w:t>Inspection</w:t>
            </w:r>
          </w:p>
        </w:tc>
      </w:tr>
      <w:tr w:rsidR="00B62AC8" w:rsidRPr="00B62AC8" w14:paraId="4B20C9E3" w14:textId="77777777" w:rsidTr="7E2ED256">
        <w:trPr>
          <w:trHeight w:val="300"/>
        </w:trPr>
        <w:tc>
          <w:tcPr>
            <w:tcW w:w="1740" w:type="dxa"/>
          </w:tcPr>
          <w:p w14:paraId="23FCC6ED" w14:textId="77777777" w:rsidR="00B62AC8" w:rsidRPr="00B62AC8" w:rsidRDefault="00B62AC8" w:rsidP="00B62AC8">
            <w:pPr>
              <w:rPr>
                <w:lang w:bidi="en-US"/>
              </w:rPr>
            </w:pPr>
            <w:r w:rsidRPr="00B62AC8">
              <w:rPr>
                <w:lang w:bidi="en-US"/>
              </w:rPr>
              <w:t>F-EIC-CTRL-SW-PROJ.6</w:t>
            </w:r>
          </w:p>
        </w:tc>
        <w:tc>
          <w:tcPr>
            <w:tcW w:w="5964" w:type="dxa"/>
          </w:tcPr>
          <w:p w14:paraId="33684113" w14:textId="0B1EB890" w:rsidR="00B62AC8" w:rsidRPr="00B62AC8" w:rsidRDefault="00B62AC8" w:rsidP="00B62AC8">
            <w:pPr>
              <w:rPr>
                <w:lang w:bidi="en-US"/>
              </w:rPr>
            </w:pPr>
            <w:r>
              <w:rPr>
                <w:lang w:bidi="en-US"/>
              </w:rPr>
              <w:t>The interface to the system used for acceptance of new equipment will include a mechanism for Non-Conformance Reporting</w:t>
            </w:r>
          </w:p>
        </w:tc>
        <w:tc>
          <w:tcPr>
            <w:tcW w:w="1769" w:type="dxa"/>
          </w:tcPr>
          <w:p w14:paraId="41953A9D" w14:textId="77777777" w:rsidR="00B62AC8" w:rsidRPr="00B62AC8" w:rsidRDefault="00B62AC8" w:rsidP="00B62AC8">
            <w:pPr>
              <w:rPr>
                <w:lang w:bidi="en-US"/>
              </w:rPr>
            </w:pPr>
            <w:r w:rsidRPr="00B62AC8">
              <w:rPr>
                <w:lang w:bidi="en-US"/>
              </w:rPr>
              <w:t>Inspection</w:t>
            </w:r>
          </w:p>
        </w:tc>
      </w:tr>
      <w:tr w:rsidR="00B62AC8" w:rsidRPr="00B62AC8" w14:paraId="6C86DDC0" w14:textId="77777777" w:rsidTr="7E2ED256">
        <w:trPr>
          <w:trHeight w:val="300"/>
        </w:trPr>
        <w:tc>
          <w:tcPr>
            <w:tcW w:w="1740" w:type="dxa"/>
          </w:tcPr>
          <w:p w14:paraId="43EDE122" w14:textId="77777777" w:rsidR="00B62AC8" w:rsidRPr="00B62AC8" w:rsidRDefault="00B62AC8" w:rsidP="00B62AC8">
            <w:pPr>
              <w:rPr>
                <w:lang w:bidi="en-US"/>
              </w:rPr>
            </w:pPr>
            <w:r w:rsidRPr="00B62AC8">
              <w:rPr>
                <w:lang w:bidi="en-US"/>
              </w:rPr>
              <w:t>P-EIC-CTRL-SW-PROJ.1</w:t>
            </w:r>
          </w:p>
        </w:tc>
        <w:tc>
          <w:tcPr>
            <w:tcW w:w="5964" w:type="dxa"/>
          </w:tcPr>
          <w:p w14:paraId="17E29CC3" w14:textId="3F55CC16" w:rsidR="00B62AC8" w:rsidRPr="00B62AC8" w:rsidRDefault="00B62AC8" w:rsidP="00B62AC8">
            <w:pPr>
              <w:rPr>
                <w:lang w:bidi="en-US"/>
              </w:rPr>
            </w:pPr>
            <w:r>
              <w:rPr>
                <w:lang w:bidi="en-US"/>
              </w:rPr>
              <w:t>Applying a template to create or update an asset record should complete within 500ms for "typical" templates of up to 50 fields.  Template search/load operations shall return results within 1 second</w:t>
            </w:r>
          </w:p>
        </w:tc>
        <w:tc>
          <w:tcPr>
            <w:tcW w:w="1769" w:type="dxa"/>
          </w:tcPr>
          <w:p w14:paraId="6BA49C49" w14:textId="77777777" w:rsidR="00B62AC8" w:rsidRPr="00B62AC8" w:rsidRDefault="00B62AC8" w:rsidP="00B62AC8">
            <w:pPr>
              <w:rPr>
                <w:lang w:bidi="en-US"/>
              </w:rPr>
            </w:pPr>
            <w:r w:rsidRPr="00B62AC8">
              <w:rPr>
                <w:lang w:bidi="en-US"/>
              </w:rPr>
              <w:t>Demonstration</w:t>
            </w:r>
          </w:p>
        </w:tc>
      </w:tr>
    </w:tbl>
    <w:p w14:paraId="18EDA248" w14:textId="77777777" w:rsidR="00B62AC8" w:rsidRDefault="00B62AC8" w:rsidP="00A531EC">
      <w:pPr>
        <w:rPr>
          <w:lang w:bidi="en-US"/>
        </w:rPr>
      </w:pPr>
    </w:p>
    <w:p w14:paraId="6EDD3647" w14:textId="77777777" w:rsidR="00B62AC8" w:rsidRDefault="00B62AC8" w:rsidP="00A531EC">
      <w:pPr>
        <w:rPr>
          <w:lang w:bidi="en-US"/>
        </w:rPr>
      </w:pPr>
    </w:p>
    <w:p w14:paraId="189115E3" w14:textId="77777777" w:rsidR="00B45243" w:rsidRDefault="00B45243" w:rsidP="00A531EC">
      <w:pPr>
        <w:rPr>
          <w:lang w:bidi="en-US"/>
        </w:rPr>
      </w:pPr>
    </w:p>
    <w:p w14:paraId="110155F2" w14:textId="77777777" w:rsidR="00AB49E8" w:rsidRDefault="00CF4AC0" w:rsidP="00455F28">
      <w:pPr>
        <w:pStyle w:val="Heading1"/>
      </w:pPr>
      <w:bookmarkStart w:id="115" w:name="_Toc137386761"/>
      <w:bookmarkStart w:id="116" w:name="_Toc211864437"/>
      <w:r>
        <w:t>Applicable Documents</w:t>
      </w:r>
      <w:bookmarkEnd w:id="115"/>
      <w:bookmarkEnd w:id="116"/>
    </w:p>
    <w:p w14:paraId="7B4AEC64" w14:textId="77777777" w:rsidR="00CF4AC0" w:rsidRDefault="00CF4AC0" w:rsidP="00630024">
      <w:pPr>
        <w:pStyle w:val="Body"/>
      </w:pPr>
      <w:r w:rsidRPr="00CF4AC0">
        <w:t xml:space="preserve">List applicable documents considered to be part of this document. Applicable documents shall be obtained </w:t>
      </w:r>
      <w:r>
        <w:t>from the EIC SharePoint Document Center</w:t>
      </w:r>
      <w:r w:rsidRPr="00CF4AC0">
        <w:t>.</w:t>
      </w:r>
    </w:p>
    <w:p w14:paraId="045BC379" w14:textId="77777777" w:rsidR="00D3372A" w:rsidRDefault="00D3372A" w:rsidP="00D3372A">
      <w:pPr>
        <w:pStyle w:val="Body"/>
      </w:pPr>
      <w:r w:rsidRPr="00D3372A">
        <w:t>Applicable documents shall be obtained from the EIC SharePoint. </w:t>
      </w:r>
    </w:p>
    <w:p w14:paraId="4F66B845" w14:textId="77777777" w:rsidR="00D5545A" w:rsidRPr="00D3372A" w:rsidRDefault="00D5545A" w:rsidP="00D3372A">
      <w:pPr>
        <w:pStyle w:val="Body"/>
      </w:pPr>
    </w:p>
    <w:tbl>
      <w:tblPr>
        <w:tblStyle w:val="TableGrid"/>
        <w:tblW w:w="9344" w:type="dxa"/>
        <w:tblLook w:val="04A0" w:firstRow="1" w:lastRow="0" w:firstColumn="1" w:lastColumn="0" w:noHBand="0" w:noVBand="1"/>
      </w:tblPr>
      <w:tblGrid>
        <w:gridCol w:w="703"/>
        <w:gridCol w:w="2672"/>
        <w:gridCol w:w="5969"/>
      </w:tblGrid>
      <w:tr w:rsidR="00D3372A" w:rsidRPr="00D3372A" w14:paraId="072CAAA0" w14:textId="77777777" w:rsidTr="0D309B70">
        <w:trPr>
          <w:cnfStyle w:val="100000000000" w:firstRow="1" w:lastRow="0" w:firstColumn="0" w:lastColumn="0" w:oddVBand="0" w:evenVBand="0" w:oddHBand="0" w:evenHBand="0" w:firstRowFirstColumn="0" w:firstRowLastColumn="0" w:lastRowFirstColumn="0" w:lastRowLastColumn="0"/>
          <w:trHeight w:val="405"/>
        </w:trPr>
        <w:tc>
          <w:tcPr>
            <w:tcW w:w="703" w:type="dxa"/>
            <w:hideMark/>
          </w:tcPr>
          <w:p w14:paraId="32B81B90" w14:textId="77777777" w:rsidR="00D3372A" w:rsidRPr="00D3372A" w:rsidRDefault="00D3372A" w:rsidP="00D3372A">
            <w:pPr>
              <w:pStyle w:val="Body"/>
            </w:pPr>
            <w:bookmarkStart w:id="117" w:name="DocSec"/>
            <w:r w:rsidRPr="00D3372A">
              <w:rPr>
                <w:bCs/>
              </w:rPr>
              <w:lastRenderedPageBreak/>
              <w:t>ID</w:t>
            </w:r>
            <w:r w:rsidRPr="00D3372A">
              <w:t> </w:t>
            </w:r>
          </w:p>
        </w:tc>
        <w:tc>
          <w:tcPr>
            <w:tcW w:w="2672" w:type="dxa"/>
            <w:hideMark/>
          </w:tcPr>
          <w:p w14:paraId="5C063DC0" w14:textId="77777777" w:rsidR="00D3372A" w:rsidRPr="00D3372A" w:rsidRDefault="00D3372A" w:rsidP="00D3372A">
            <w:pPr>
              <w:pStyle w:val="Body"/>
            </w:pPr>
            <w:r w:rsidRPr="00D3372A">
              <w:rPr>
                <w:bCs/>
              </w:rPr>
              <w:t>Document Number</w:t>
            </w:r>
            <w:r w:rsidRPr="00D3372A">
              <w:t> </w:t>
            </w:r>
          </w:p>
        </w:tc>
        <w:tc>
          <w:tcPr>
            <w:tcW w:w="5969" w:type="dxa"/>
            <w:hideMark/>
          </w:tcPr>
          <w:p w14:paraId="767BD1CD" w14:textId="77777777" w:rsidR="00D3372A" w:rsidRPr="00D3372A" w:rsidRDefault="00D3372A" w:rsidP="00D3372A">
            <w:pPr>
              <w:pStyle w:val="Body"/>
            </w:pPr>
            <w:r w:rsidRPr="00D3372A">
              <w:rPr>
                <w:bCs/>
              </w:rPr>
              <w:t>Document Name</w:t>
            </w:r>
            <w:r w:rsidRPr="00D3372A">
              <w:t> </w:t>
            </w:r>
          </w:p>
        </w:tc>
      </w:tr>
      <w:tr w:rsidR="00D3372A" w:rsidRPr="00D3372A" w14:paraId="6F54027D" w14:textId="77777777" w:rsidTr="0D309B70">
        <w:trPr>
          <w:trHeight w:val="300"/>
        </w:trPr>
        <w:tc>
          <w:tcPr>
            <w:tcW w:w="703" w:type="dxa"/>
          </w:tcPr>
          <w:p w14:paraId="579A670F" w14:textId="77777777" w:rsidR="00D3372A" w:rsidRPr="00A17D72" w:rsidRDefault="00D3372A" w:rsidP="00A17D72">
            <w:pPr>
              <w:pStyle w:val="ApplicableDocuments"/>
            </w:pPr>
            <w:bookmarkStart w:id="118" w:name="_Ref199423091"/>
          </w:p>
        </w:tc>
        <w:bookmarkEnd w:id="118"/>
        <w:tc>
          <w:tcPr>
            <w:tcW w:w="2672" w:type="dxa"/>
            <w:hideMark/>
          </w:tcPr>
          <w:p w14:paraId="5970875C" w14:textId="77777777" w:rsidR="00D3372A" w:rsidRPr="00D3372A" w:rsidRDefault="00D3372A" w:rsidP="00D3372A">
            <w:pPr>
              <w:pStyle w:val="Body"/>
            </w:pPr>
            <w:r w:rsidRPr="00D3372A">
              <w:t>BNL-221006-2021-FORE </w:t>
            </w:r>
          </w:p>
        </w:tc>
        <w:tc>
          <w:tcPr>
            <w:tcW w:w="5969" w:type="dxa"/>
            <w:hideMark/>
          </w:tcPr>
          <w:p w14:paraId="4D05B740" w14:textId="77777777" w:rsidR="00D3372A" w:rsidRPr="00D3372A" w:rsidRDefault="00D3372A" w:rsidP="00D3372A">
            <w:pPr>
              <w:pStyle w:val="Body"/>
            </w:pPr>
            <w:r w:rsidRPr="00D3372A">
              <w:t>EIC Conceptual Design Report   </w:t>
            </w:r>
          </w:p>
        </w:tc>
      </w:tr>
      <w:tr w:rsidR="00D3372A" w:rsidRPr="00D3372A" w14:paraId="2A5743B2" w14:textId="77777777" w:rsidTr="0D309B70">
        <w:trPr>
          <w:trHeight w:val="300"/>
        </w:trPr>
        <w:tc>
          <w:tcPr>
            <w:tcW w:w="703" w:type="dxa"/>
          </w:tcPr>
          <w:p w14:paraId="04F0795D" w14:textId="77777777" w:rsidR="00D3372A" w:rsidRPr="00A17D72" w:rsidRDefault="00D3372A" w:rsidP="00A17D72">
            <w:pPr>
              <w:pStyle w:val="ApplicableDocuments"/>
            </w:pPr>
            <w:bookmarkStart w:id="119" w:name="_Ref199423117"/>
          </w:p>
        </w:tc>
        <w:bookmarkEnd w:id="119"/>
        <w:tc>
          <w:tcPr>
            <w:tcW w:w="2672" w:type="dxa"/>
            <w:hideMark/>
          </w:tcPr>
          <w:p w14:paraId="186C9352" w14:textId="77777777" w:rsidR="00D3372A" w:rsidRPr="00D3372A" w:rsidRDefault="00D3372A" w:rsidP="00D3372A">
            <w:pPr>
              <w:pStyle w:val="Body"/>
            </w:pPr>
            <w:r w:rsidRPr="00D3372A">
              <w:t>EIC-SEG-PLN-022 </w:t>
            </w:r>
          </w:p>
        </w:tc>
        <w:tc>
          <w:tcPr>
            <w:tcW w:w="5969" w:type="dxa"/>
            <w:hideMark/>
          </w:tcPr>
          <w:p w14:paraId="185C5C8D" w14:textId="77777777" w:rsidR="00D3372A" w:rsidRPr="00D3372A" w:rsidRDefault="00D3372A" w:rsidP="00D3372A">
            <w:pPr>
              <w:pStyle w:val="Body"/>
            </w:pPr>
            <w:r w:rsidRPr="00D3372A">
              <w:t>Systems Engineering Management Plan </w:t>
            </w:r>
          </w:p>
        </w:tc>
      </w:tr>
      <w:tr w:rsidR="00D3372A" w:rsidRPr="00D3372A" w14:paraId="0D9CAC8B" w14:textId="77777777" w:rsidTr="0D309B70">
        <w:trPr>
          <w:trHeight w:val="300"/>
        </w:trPr>
        <w:tc>
          <w:tcPr>
            <w:tcW w:w="703" w:type="dxa"/>
          </w:tcPr>
          <w:p w14:paraId="70CCDF86" w14:textId="77777777" w:rsidR="00D3372A" w:rsidRPr="00A17D72" w:rsidRDefault="00D3372A" w:rsidP="00A17D72">
            <w:pPr>
              <w:pStyle w:val="ApplicableDocuments"/>
            </w:pPr>
            <w:bookmarkStart w:id="120" w:name="_Ref199423122"/>
          </w:p>
        </w:tc>
        <w:bookmarkEnd w:id="120"/>
        <w:tc>
          <w:tcPr>
            <w:tcW w:w="2672" w:type="dxa"/>
            <w:hideMark/>
          </w:tcPr>
          <w:p w14:paraId="7EA80C0A" w14:textId="77777777" w:rsidR="00D3372A" w:rsidRPr="00D3372A" w:rsidRDefault="00D3372A" w:rsidP="00D3372A">
            <w:pPr>
              <w:pStyle w:val="Body"/>
            </w:pPr>
            <w:r w:rsidRPr="00D3372A">
              <w:t>EIC-SEG-PLN-016 </w:t>
            </w:r>
          </w:p>
        </w:tc>
        <w:tc>
          <w:tcPr>
            <w:tcW w:w="5969" w:type="dxa"/>
            <w:hideMark/>
          </w:tcPr>
          <w:p w14:paraId="0FE2DF49" w14:textId="77777777" w:rsidR="00D3372A" w:rsidRPr="00D3372A" w:rsidRDefault="00D3372A" w:rsidP="00D3372A">
            <w:pPr>
              <w:pStyle w:val="Body"/>
            </w:pPr>
            <w:r w:rsidRPr="00D3372A">
              <w:t>Requirements Management Plan </w:t>
            </w:r>
          </w:p>
        </w:tc>
      </w:tr>
      <w:tr w:rsidR="00D3372A" w:rsidRPr="00D3372A" w14:paraId="76477F2F" w14:textId="77777777" w:rsidTr="0D309B70">
        <w:trPr>
          <w:trHeight w:val="300"/>
        </w:trPr>
        <w:tc>
          <w:tcPr>
            <w:tcW w:w="703" w:type="dxa"/>
          </w:tcPr>
          <w:p w14:paraId="4E940CBD" w14:textId="77777777" w:rsidR="00D3372A" w:rsidRPr="00A17D72" w:rsidRDefault="00D3372A" w:rsidP="00A17D72">
            <w:pPr>
              <w:pStyle w:val="ApplicableDocuments"/>
            </w:pPr>
            <w:bookmarkStart w:id="121" w:name="_Ref199423129"/>
          </w:p>
        </w:tc>
        <w:bookmarkEnd w:id="121"/>
        <w:tc>
          <w:tcPr>
            <w:tcW w:w="2672" w:type="dxa"/>
            <w:hideMark/>
          </w:tcPr>
          <w:p w14:paraId="20B98A00" w14:textId="77777777" w:rsidR="00D3372A" w:rsidRPr="00D3372A" w:rsidRDefault="00D3372A" w:rsidP="00D3372A">
            <w:pPr>
              <w:pStyle w:val="Body"/>
            </w:pPr>
            <w:r w:rsidRPr="00D3372A">
              <w:t>EIC-SEG-PLN-017 </w:t>
            </w:r>
          </w:p>
        </w:tc>
        <w:tc>
          <w:tcPr>
            <w:tcW w:w="5969" w:type="dxa"/>
            <w:hideMark/>
          </w:tcPr>
          <w:p w14:paraId="08EFE597" w14:textId="77777777" w:rsidR="00D3372A" w:rsidRPr="00D3372A" w:rsidRDefault="00D3372A" w:rsidP="00D3372A">
            <w:pPr>
              <w:pStyle w:val="Body"/>
            </w:pPr>
            <w:r w:rsidRPr="00D3372A">
              <w:t>Requirements Management Plan for Detector Systems </w:t>
            </w:r>
          </w:p>
        </w:tc>
      </w:tr>
      <w:tr w:rsidR="00D3372A" w:rsidRPr="00D3372A" w14:paraId="24F85FD6" w14:textId="77777777" w:rsidTr="0D309B70">
        <w:trPr>
          <w:trHeight w:val="300"/>
        </w:trPr>
        <w:tc>
          <w:tcPr>
            <w:tcW w:w="703" w:type="dxa"/>
          </w:tcPr>
          <w:p w14:paraId="2FE72A28" w14:textId="77777777" w:rsidR="00D3372A" w:rsidRPr="00A17D72" w:rsidRDefault="00D3372A" w:rsidP="00A17D72">
            <w:pPr>
              <w:pStyle w:val="ApplicableDocuments"/>
            </w:pPr>
            <w:bookmarkStart w:id="122" w:name="_Ref199423136"/>
          </w:p>
        </w:tc>
        <w:bookmarkEnd w:id="122"/>
        <w:tc>
          <w:tcPr>
            <w:tcW w:w="2672" w:type="dxa"/>
            <w:hideMark/>
          </w:tcPr>
          <w:p w14:paraId="52491294" w14:textId="77777777" w:rsidR="00D3372A" w:rsidRPr="00D3372A" w:rsidRDefault="00D3372A" w:rsidP="00D3372A">
            <w:pPr>
              <w:pStyle w:val="Body"/>
            </w:pPr>
            <w:r w:rsidRPr="00D3372A">
              <w:t>EIC-SEG-PLN-020 </w:t>
            </w:r>
          </w:p>
        </w:tc>
        <w:tc>
          <w:tcPr>
            <w:tcW w:w="5969" w:type="dxa"/>
            <w:hideMark/>
          </w:tcPr>
          <w:p w14:paraId="585A8DA2" w14:textId="77777777" w:rsidR="00D3372A" w:rsidRPr="00D3372A" w:rsidRDefault="00D3372A" w:rsidP="00D3372A">
            <w:pPr>
              <w:pStyle w:val="Body"/>
            </w:pPr>
            <w:r w:rsidRPr="00D3372A">
              <w:t>EIC Interface Management Plan </w:t>
            </w:r>
          </w:p>
        </w:tc>
      </w:tr>
      <w:tr w:rsidR="00D3372A" w:rsidRPr="00D3372A" w14:paraId="0150BB77" w14:textId="77777777" w:rsidTr="0D309B70">
        <w:trPr>
          <w:trHeight w:val="300"/>
        </w:trPr>
        <w:tc>
          <w:tcPr>
            <w:tcW w:w="703" w:type="dxa"/>
          </w:tcPr>
          <w:p w14:paraId="6781625E" w14:textId="77777777" w:rsidR="00D3372A" w:rsidRPr="00A17D72" w:rsidRDefault="00D3372A" w:rsidP="00A17D72">
            <w:pPr>
              <w:pStyle w:val="ApplicableDocuments"/>
            </w:pPr>
            <w:bookmarkStart w:id="123" w:name="_Ref199423145"/>
          </w:p>
        </w:tc>
        <w:bookmarkEnd w:id="123"/>
        <w:tc>
          <w:tcPr>
            <w:tcW w:w="2672" w:type="dxa"/>
            <w:hideMark/>
          </w:tcPr>
          <w:p w14:paraId="69A790E1" w14:textId="77777777" w:rsidR="00D3372A" w:rsidRPr="00D3372A" w:rsidRDefault="00D3372A" w:rsidP="00D3372A">
            <w:pPr>
              <w:pStyle w:val="Body"/>
            </w:pPr>
            <w:r w:rsidRPr="00D3372A">
              <w:t>EIC-ORG-PLN-010 </w:t>
            </w:r>
          </w:p>
        </w:tc>
        <w:tc>
          <w:tcPr>
            <w:tcW w:w="5969" w:type="dxa"/>
            <w:hideMark/>
          </w:tcPr>
          <w:p w14:paraId="5C6DF4AF" w14:textId="77777777" w:rsidR="00D3372A" w:rsidRPr="00D3372A" w:rsidRDefault="00D3372A" w:rsidP="00D3372A">
            <w:pPr>
              <w:pStyle w:val="Body"/>
            </w:pPr>
            <w:r w:rsidRPr="00D3372A">
              <w:t>Electron-Ion Collider Global Requirements </w:t>
            </w:r>
          </w:p>
        </w:tc>
      </w:tr>
      <w:tr w:rsidR="00D6684E" w:rsidRPr="00D3372A" w14:paraId="3A6462CA" w14:textId="77777777" w:rsidTr="0D309B70">
        <w:trPr>
          <w:trHeight w:val="300"/>
        </w:trPr>
        <w:tc>
          <w:tcPr>
            <w:tcW w:w="703" w:type="dxa"/>
          </w:tcPr>
          <w:p w14:paraId="61DBA5C4" w14:textId="77777777" w:rsidR="00D6684E" w:rsidRPr="00A17D72" w:rsidRDefault="00D6684E" w:rsidP="00D6684E">
            <w:pPr>
              <w:pStyle w:val="ApplicableDocuments"/>
            </w:pPr>
            <w:bookmarkStart w:id="124" w:name="_Ref212626108"/>
          </w:p>
        </w:tc>
        <w:bookmarkEnd w:id="124"/>
        <w:tc>
          <w:tcPr>
            <w:tcW w:w="2672" w:type="dxa"/>
          </w:tcPr>
          <w:p w14:paraId="427343E5" w14:textId="585ABFB2" w:rsidR="00D6684E" w:rsidRPr="00D3372A" w:rsidRDefault="00D6684E" w:rsidP="00D6684E">
            <w:pPr>
              <w:pStyle w:val="Body"/>
            </w:pPr>
            <w:r>
              <w:t>EIC-SEG-RSI-003</w:t>
            </w:r>
          </w:p>
        </w:tc>
        <w:tc>
          <w:tcPr>
            <w:tcW w:w="5969" w:type="dxa"/>
          </w:tcPr>
          <w:p w14:paraId="5B006D0D" w14:textId="2C78E409" w:rsidR="00D6684E" w:rsidRPr="00D3372A" w:rsidRDefault="00D6684E" w:rsidP="00D6684E">
            <w:pPr>
              <w:pStyle w:val="Body"/>
            </w:pPr>
            <w:r>
              <w:t>General and Functional Requirements for the EIC Electron Storage Ring</w:t>
            </w:r>
          </w:p>
        </w:tc>
      </w:tr>
      <w:tr w:rsidR="00D6684E" w:rsidRPr="00D3372A" w14:paraId="446003E3" w14:textId="77777777" w:rsidTr="0D309B70">
        <w:trPr>
          <w:trHeight w:val="300"/>
        </w:trPr>
        <w:tc>
          <w:tcPr>
            <w:tcW w:w="703" w:type="dxa"/>
          </w:tcPr>
          <w:p w14:paraId="68F9EBAC" w14:textId="77777777" w:rsidR="00D6684E" w:rsidRPr="00A17D72" w:rsidRDefault="00D6684E" w:rsidP="00D6684E">
            <w:pPr>
              <w:pStyle w:val="ApplicableDocuments"/>
            </w:pPr>
            <w:bookmarkStart w:id="125" w:name="_Ref212626122"/>
          </w:p>
        </w:tc>
        <w:bookmarkEnd w:id="125"/>
        <w:tc>
          <w:tcPr>
            <w:tcW w:w="2672" w:type="dxa"/>
          </w:tcPr>
          <w:p w14:paraId="56D3022B" w14:textId="34D0F4FA" w:rsidR="00D6684E" w:rsidRPr="00D3372A" w:rsidRDefault="00D6684E" w:rsidP="00D6684E">
            <w:pPr>
              <w:pStyle w:val="Body"/>
            </w:pPr>
            <w:r>
              <w:t>EIC-SEG-RSI-002</w:t>
            </w:r>
          </w:p>
        </w:tc>
        <w:tc>
          <w:tcPr>
            <w:tcW w:w="5969" w:type="dxa"/>
          </w:tcPr>
          <w:p w14:paraId="78071FE8" w14:textId="4F52EE24" w:rsidR="00D6684E" w:rsidRPr="00D3372A" w:rsidRDefault="00D6684E" w:rsidP="00D6684E">
            <w:pPr>
              <w:pStyle w:val="Body"/>
            </w:pPr>
            <w:r>
              <w:t>General and Functional Requirements for the EIC Hadron Storage Ring system</w:t>
            </w:r>
          </w:p>
        </w:tc>
      </w:tr>
      <w:tr w:rsidR="00D6684E" w:rsidRPr="00D3372A" w14:paraId="6EEB2E69" w14:textId="77777777" w:rsidTr="0D309B70">
        <w:trPr>
          <w:trHeight w:val="300"/>
        </w:trPr>
        <w:tc>
          <w:tcPr>
            <w:tcW w:w="703" w:type="dxa"/>
          </w:tcPr>
          <w:p w14:paraId="27A64A1F" w14:textId="77777777" w:rsidR="00D6684E" w:rsidRPr="00A17D72" w:rsidRDefault="00D6684E" w:rsidP="00D6684E">
            <w:pPr>
              <w:pStyle w:val="ApplicableDocuments"/>
            </w:pPr>
            <w:bookmarkStart w:id="126" w:name="_Ref212626156"/>
          </w:p>
        </w:tc>
        <w:bookmarkEnd w:id="126"/>
        <w:tc>
          <w:tcPr>
            <w:tcW w:w="2672" w:type="dxa"/>
          </w:tcPr>
          <w:p w14:paraId="3176459A" w14:textId="3B86B451" w:rsidR="00D6684E" w:rsidRPr="00D3372A" w:rsidRDefault="00D6684E" w:rsidP="00D6684E">
            <w:pPr>
              <w:pStyle w:val="Body"/>
            </w:pPr>
            <w:r w:rsidRPr="00D3372A">
              <w:t>EIC-ESH-PLN-007 </w:t>
            </w:r>
          </w:p>
        </w:tc>
        <w:tc>
          <w:tcPr>
            <w:tcW w:w="5969" w:type="dxa"/>
          </w:tcPr>
          <w:p w14:paraId="21590395" w14:textId="39C06E14" w:rsidR="00D6684E" w:rsidRPr="00D3372A" w:rsidRDefault="00D6684E" w:rsidP="00D6684E">
            <w:pPr>
              <w:pStyle w:val="Body"/>
            </w:pPr>
            <w:r w:rsidRPr="00D3372A">
              <w:t>Integrated Safety Management Plan (ISMP) </w:t>
            </w:r>
          </w:p>
        </w:tc>
      </w:tr>
    </w:tbl>
    <w:p w14:paraId="417591E2" w14:textId="77777777" w:rsidR="004D5DAD" w:rsidRDefault="004D5DAD" w:rsidP="00630024">
      <w:pPr>
        <w:pStyle w:val="Body"/>
      </w:pPr>
      <w:bookmarkStart w:id="127" w:name="_Ref199423156"/>
      <w:bookmarkEnd w:id="117"/>
      <w:bookmarkEnd w:id="127"/>
    </w:p>
    <w:p w14:paraId="566A53A2" w14:textId="77777777" w:rsidR="004D5DAD" w:rsidRDefault="004D5DAD">
      <w:pPr>
        <w:spacing w:after="200" w:line="276" w:lineRule="auto"/>
        <w:jc w:val="left"/>
        <w:rPr>
          <w:color w:val="000000" w:themeColor="text1"/>
          <w:sz w:val="22"/>
          <w:lang w:bidi="en-US"/>
        </w:rPr>
      </w:pPr>
      <w:r>
        <w:br w:type="page"/>
      </w:r>
    </w:p>
    <w:p w14:paraId="48174119" w14:textId="77777777" w:rsidR="00CF4AC0" w:rsidRDefault="00CF4AC0" w:rsidP="00630024">
      <w:pPr>
        <w:pStyle w:val="Heading1"/>
      </w:pPr>
      <w:bookmarkStart w:id="128" w:name="_Toc137386762"/>
      <w:bookmarkStart w:id="129" w:name="_Toc211864438"/>
      <w:r>
        <w:lastRenderedPageBreak/>
        <w:t>Detailed change Log</w:t>
      </w:r>
      <w:bookmarkEnd w:id="128"/>
      <w:bookmarkEnd w:id="129"/>
    </w:p>
    <w:tbl>
      <w:tblPr>
        <w:tblStyle w:val="PlainTable1"/>
        <w:tblW w:w="0" w:type="auto"/>
        <w:tblLook w:val="04A0" w:firstRow="1" w:lastRow="0" w:firstColumn="1" w:lastColumn="0" w:noHBand="0" w:noVBand="1"/>
      </w:tblPr>
      <w:tblGrid>
        <w:gridCol w:w="1165"/>
        <w:gridCol w:w="1170"/>
        <w:gridCol w:w="7015"/>
      </w:tblGrid>
      <w:tr w:rsidR="00CF4AC0" w14:paraId="788404BA" w14:textId="77777777" w:rsidTr="00897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3F292E5B" w14:textId="77777777" w:rsidR="00CF4AC0" w:rsidRDefault="00CF4AC0" w:rsidP="00897C26">
            <w:pPr>
              <w:pStyle w:val="TableEntry"/>
            </w:pPr>
            <w:r>
              <w:t>Revision</w:t>
            </w:r>
          </w:p>
        </w:tc>
        <w:tc>
          <w:tcPr>
            <w:tcW w:w="1170" w:type="dxa"/>
            <w:vAlign w:val="center"/>
          </w:tcPr>
          <w:p w14:paraId="29E41D78" w14:textId="77777777" w:rsidR="00CF4AC0" w:rsidRDefault="00CF4AC0" w:rsidP="00897C26">
            <w:pPr>
              <w:pStyle w:val="TableEntry"/>
              <w:cnfStyle w:val="100000000000" w:firstRow="1" w:lastRow="0" w:firstColumn="0" w:lastColumn="0" w:oddVBand="0" w:evenVBand="0" w:oddHBand="0" w:evenHBand="0" w:firstRowFirstColumn="0" w:firstRowLastColumn="0" w:lastRowFirstColumn="0" w:lastRowLastColumn="0"/>
            </w:pPr>
            <w:r>
              <w:t>Date</w:t>
            </w:r>
          </w:p>
        </w:tc>
        <w:tc>
          <w:tcPr>
            <w:tcW w:w="7015" w:type="dxa"/>
            <w:vAlign w:val="center"/>
          </w:tcPr>
          <w:p w14:paraId="2F4B5837" w14:textId="77777777" w:rsidR="00CF4AC0" w:rsidRDefault="00CF4AC0" w:rsidP="00897C26">
            <w:pPr>
              <w:pStyle w:val="TableEntry"/>
              <w:cnfStyle w:val="100000000000" w:firstRow="1" w:lastRow="0" w:firstColumn="0" w:lastColumn="0" w:oddVBand="0" w:evenVBand="0" w:oddHBand="0" w:evenHBand="0" w:firstRowFirstColumn="0" w:firstRowLastColumn="0" w:lastRowFirstColumn="0" w:lastRowLastColumn="0"/>
            </w:pPr>
            <w:r>
              <w:t>Change</w:t>
            </w:r>
          </w:p>
        </w:tc>
      </w:tr>
      <w:tr w:rsidR="00CF4AC0" w14:paraId="4155E82F" w14:textId="77777777" w:rsidTr="008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7BB65019" w14:textId="77777777" w:rsidR="00CF4AC0" w:rsidRDefault="00CF4AC0" w:rsidP="00897C26">
            <w:pPr>
              <w:pStyle w:val="TableEntry"/>
            </w:pPr>
          </w:p>
        </w:tc>
        <w:tc>
          <w:tcPr>
            <w:tcW w:w="1170" w:type="dxa"/>
            <w:vAlign w:val="center"/>
          </w:tcPr>
          <w:p w14:paraId="1C2BCB17"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c>
          <w:tcPr>
            <w:tcW w:w="7015" w:type="dxa"/>
            <w:vAlign w:val="center"/>
          </w:tcPr>
          <w:p w14:paraId="571AFC82"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r>
      <w:tr w:rsidR="00CF4AC0" w14:paraId="3D4ED0A2" w14:textId="77777777" w:rsidTr="00897C26">
        <w:tc>
          <w:tcPr>
            <w:cnfStyle w:val="001000000000" w:firstRow="0" w:lastRow="0" w:firstColumn="1" w:lastColumn="0" w:oddVBand="0" w:evenVBand="0" w:oddHBand="0" w:evenHBand="0" w:firstRowFirstColumn="0" w:firstRowLastColumn="0" w:lastRowFirstColumn="0" w:lastRowLastColumn="0"/>
            <w:tcW w:w="1165" w:type="dxa"/>
            <w:vAlign w:val="center"/>
          </w:tcPr>
          <w:p w14:paraId="17B92E90" w14:textId="77777777" w:rsidR="00CF4AC0" w:rsidRDefault="00CF4AC0" w:rsidP="00897C26">
            <w:pPr>
              <w:pStyle w:val="TableEntry"/>
            </w:pPr>
          </w:p>
        </w:tc>
        <w:tc>
          <w:tcPr>
            <w:tcW w:w="1170" w:type="dxa"/>
            <w:vAlign w:val="center"/>
          </w:tcPr>
          <w:p w14:paraId="363C1BD6" w14:textId="77777777" w:rsidR="00CF4AC0" w:rsidRDefault="00CF4AC0" w:rsidP="00897C26">
            <w:pPr>
              <w:pStyle w:val="TableEntry"/>
              <w:cnfStyle w:val="000000000000" w:firstRow="0" w:lastRow="0" w:firstColumn="0" w:lastColumn="0" w:oddVBand="0" w:evenVBand="0" w:oddHBand="0" w:evenHBand="0" w:firstRowFirstColumn="0" w:firstRowLastColumn="0" w:lastRowFirstColumn="0" w:lastRowLastColumn="0"/>
            </w:pPr>
          </w:p>
        </w:tc>
        <w:tc>
          <w:tcPr>
            <w:tcW w:w="7015" w:type="dxa"/>
            <w:vAlign w:val="center"/>
          </w:tcPr>
          <w:p w14:paraId="3B04AC32" w14:textId="77777777" w:rsidR="00CF4AC0" w:rsidRDefault="00CF4AC0" w:rsidP="00897C26">
            <w:pPr>
              <w:pStyle w:val="TableEntry"/>
              <w:cnfStyle w:val="000000000000" w:firstRow="0" w:lastRow="0" w:firstColumn="0" w:lastColumn="0" w:oddVBand="0" w:evenVBand="0" w:oddHBand="0" w:evenHBand="0" w:firstRowFirstColumn="0" w:firstRowLastColumn="0" w:lastRowFirstColumn="0" w:lastRowLastColumn="0"/>
            </w:pPr>
          </w:p>
        </w:tc>
      </w:tr>
      <w:tr w:rsidR="00CF4AC0" w14:paraId="5355EEFC" w14:textId="77777777" w:rsidTr="008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13A6A1DC" w14:textId="77777777" w:rsidR="00CF4AC0" w:rsidRDefault="00CF4AC0" w:rsidP="00897C26">
            <w:pPr>
              <w:pStyle w:val="TableEntry"/>
            </w:pPr>
          </w:p>
        </w:tc>
        <w:tc>
          <w:tcPr>
            <w:tcW w:w="1170" w:type="dxa"/>
            <w:vAlign w:val="center"/>
          </w:tcPr>
          <w:p w14:paraId="7A9C2193"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c>
          <w:tcPr>
            <w:tcW w:w="7015" w:type="dxa"/>
            <w:vAlign w:val="center"/>
          </w:tcPr>
          <w:p w14:paraId="52C10E7F"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r>
      <w:tr w:rsidR="00CF4AC0" w14:paraId="11246386" w14:textId="77777777" w:rsidTr="00897C26">
        <w:tc>
          <w:tcPr>
            <w:cnfStyle w:val="001000000000" w:firstRow="0" w:lastRow="0" w:firstColumn="1" w:lastColumn="0" w:oddVBand="0" w:evenVBand="0" w:oddHBand="0" w:evenHBand="0" w:firstRowFirstColumn="0" w:firstRowLastColumn="0" w:lastRowFirstColumn="0" w:lastRowLastColumn="0"/>
            <w:tcW w:w="1165" w:type="dxa"/>
            <w:vAlign w:val="center"/>
          </w:tcPr>
          <w:p w14:paraId="22BE1303" w14:textId="77777777" w:rsidR="00CF4AC0" w:rsidRDefault="00CF4AC0" w:rsidP="00897C26">
            <w:pPr>
              <w:pStyle w:val="TableEntry"/>
            </w:pPr>
          </w:p>
        </w:tc>
        <w:tc>
          <w:tcPr>
            <w:tcW w:w="1170" w:type="dxa"/>
            <w:vAlign w:val="center"/>
          </w:tcPr>
          <w:p w14:paraId="70EC2F48" w14:textId="77777777" w:rsidR="00CF4AC0" w:rsidRDefault="00CF4AC0" w:rsidP="00897C26">
            <w:pPr>
              <w:pStyle w:val="TableEntry"/>
              <w:cnfStyle w:val="000000000000" w:firstRow="0" w:lastRow="0" w:firstColumn="0" w:lastColumn="0" w:oddVBand="0" w:evenVBand="0" w:oddHBand="0" w:evenHBand="0" w:firstRowFirstColumn="0" w:firstRowLastColumn="0" w:lastRowFirstColumn="0" w:lastRowLastColumn="0"/>
            </w:pPr>
          </w:p>
        </w:tc>
        <w:tc>
          <w:tcPr>
            <w:tcW w:w="7015" w:type="dxa"/>
            <w:vAlign w:val="center"/>
          </w:tcPr>
          <w:p w14:paraId="2FDECB27" w14:textId="77777777" w:rsidR="00CF4AC0" w:rsidRDefault="00CF4AC0" w:rsidP="00897C26">
            <w:pPr>
              <w:pStyle w:val="TableEntry"/>
              <w:cnfStyle w:val="000000000000" w:firstRow="0" w:lastRow="0" w:firstColumn="0" w:lastColumn="0" w:oddVBand="0" w:evenVBand="0" w:oddHBand="0" w:evenHBand="0" w:firstRowFirstColumn="0" w:firstRowLastColumn="0" w:lastRowFirstColumn="0" w:lastRowLastColumn="0"/>
            </w:pPr>
          </w:p>
        </w:tc>
      </w:tr>
      <w:tr w:rsidR="00CF4AC0" w14:paraId="70B4F0E9" w14:textId="77777777" w:rsidTr="008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3C0AC2AD" w14:textId="77777777" w:rsidR="00CF4AC0" w:rsidRDefault="00CF4AC0" w:rsidP="00897C26">
            <w:pPr>
              <w:pStyle w:val="TableEntry"/>
            </w:pPr>
          </w:p>
        </w:tc>
        <w:tc>
          <w:tcPr>
            <w:tcW w:w="1170" w:type="dxa"/>
            <w:vAlign w:val="center"/>
          </w:tcPr>
          <w:p w14:paraId="03DB4D21"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c>
          <w:tcPr>
            <w:tcW w:w="7015" w:type="dxa"/>
            <w:vAlign w:val="center"/>
          </w:tcPr>
          <w:p w14:paraId="0F2A9C25"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r>
      <w:tr w:rsidR="00F74A04" w14:paraId="383CC6DB" w14:textId="77777777" w:rsidTr="00897C26">
        <w:tc>
          <w:tcPr>
            <w:cnfStyle w:val="001000000000" w:firstRow="0" w:lastRow="0" w:firstColumn="1" w:lastColumn="0" w:oddVBand="0" w:evenVBand="0" w:oddHBand="0" w:evenHBand="0" w:firstRowFirstColumn="0" w:firstRowLastColumn="0" w:lastRowFirstColumn="0" w:lastRowLastColumn="0"/>
            <w:tcW w:w="1165" w:type="dxa"/>
            <w:vAlign w:val="center"/>
          </w:tcPr>
          <w:p w14:paraId="688B00B2" w14:textId="77777777" w:rsidR="00F74A04" w:rsidRDefault="00F74A04" w:rsidP="00897C26">
            <w:pPr>
              <w:pStyle w:val="TableEntry"/>
            </w:pPr>
          </w:p>
        </w:tc>
        <w:tc>
          <w:tcPr>
            <w:tcW w:w="1170" w:type="dxa"/>
            <w:vAlign w:val="center"/>
          </w:tcPr>
          <w:p w14:paraId="37A695CA" w14:textId="77777777" w:rsidR="00F74A04" w:rsidRDefault="00F74A04" w:rsidP="00897C26">
            <w:pPr>
              <w:pStyle w:val="TableEntry"/>
              <w:cnfStyle w:val="000000000000" w:firstRow="0" w:lastRow="0" w:firstColumn="0" w:lastColumn="0" w:oddVBand="0" w:evenVBand="0" w:oddHBand="0" w:evenHBand="0" w:firstRowFirstColumn="0" w:firstRowLastColumn="0" w:lastRowFirstColumn="0" w:lastRowLastColumn="0"/>
            </w:pPr>
          </w:p>
        </w:tc>
        <w:tc>
          <w:tcPr>
            <w:tcW w:w="7015" w:type="dxa"/>
            <w:vAlign w:val="center"/>
          </w:tcPr>
          <w:p w14:paraId="0CCD3A28" w14:textId="77777777" w:rsidR="00F74A04" w:rsidRDefault="00F74A04" w:rsidP="00897C26">
            <w:pPr>
              <w:pStyle w:val="TableEntry"/>
              <w:cnfStyle w:val="000000000000" w:firstRow="0" w:lastRow="0" w:firstColumn="0" w:lastColumn="0" w:oddVBand="0" w:evenVBand="0" w:oddHBand="0" w:evenHBand="0" w:firstRowFirstColumn="0" w:firstRowLastColumn="0" w:lastRowFirstColumn="0" w:lastRowLastColumn="0"/>
            </w:pPr>
          </w:p>
        </w:tc>
      </w:tr>
      <w:tr w:rsidR="00CF4AC0" w14:paraId="29ED1A5B" w14:textId="77777777" w:rsidTr="00897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0EA58D7D" w14:textId="77777777" w:rsidR="00CF4AC0" w:rsidRDefault="00CF4AC0" w:rsidP="00897C26">
            <w:pPr>
              <w:pStyle w:val="TableEntry"/>
            </w:pPr>
          </w:p>
        </w:tc>
        <w:tc>
          <w:tcPr>
            <w:tcW w:w="1170" w:type="dxa"/>
            <w:vAlign w:val="center"/>
          </w:tcPr>
          <w:p w14:paraId="0031A44B"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c>
          <w:tcPr>
            <w:tcW w:w="7015" w:type="dxa"/>
            <w:vAlign w:val="center"/>
          </w:tcPr>
          <w:p w14:paraId="0B788759" w14:textId="77777777" w:rsidR="00CF4AC0" w:rsidRDefault="00CF4AC0" w:rsidP="00897C26">
            <w:pPr>
              <w:pStyle w:val="TableEntry"/>
              <w:cnfStyle w:val="000000100000" w:firstRow="0" w:lastRow="0" w:firstColumn="0" w:lastColumn="0" w:oddVBand="0" w:evenVBand="0" w:oddHBand="1" w:evenHBand="0" w:firstRowFirstColumn="0" w:firstRowLastColumn="0" w:lastRowFirstColumn="0" w:lastRowLastColumn="0"/>
            </w:pPr>
          </w:p>
        </w:tc>
      </w:tr>
      <w:tr w:rsidR="00D3372A" w14:paraId="48BB402E" w14:textId="77777777" w:rsidTr="00897C26">
        <w:tc>
          <w:tcPr>
            <w:cnfStyle w:val="001000000000" w:firstRow="0" w:lastRow="0" w:firstColumn="1" w:lastColumn="0" w:oddVBand="0" w:evenVBand="0" w:oddHBand="0" w:evenHBand="0" w:firstRowFirstColumn="0" w:firstRowLastColumn="0" w:lastRowFirstColumn="0" w:lastRowLastColumn="0"/>
            <w:tcW w:w="1165" w:type="dxa"/>
            <w:vAlign w:val="center"/>
          </w:tcPr>
          <w:p w14:paraId="0818DFAE" w14:textId="77777777" w:rsidR="00D3372A" w:rsidRDefault="00D3372A" w:rsidP="00897C26">
            <w:pPr>
              <w:pStyle w:val="TableEntry"/>
            </w:pPr>
          </w:p>
        </w:tc>
        <w:tc>
          <w:tcPr>
            <w:tcW w:w="1170" w:type="dxa"/>
            <w:vAlign w:val="center"/>
          </w:tcPr>
          <w:p w14:paraId="3D49DD81" w14:textId="77777777" w:rsidR="00D3372A" w:rsidRDefault="00D3372A" w:rsidP="00897C26">
            <w:pPr>
              <w:pStyle w:val="TableEntry"/>
              <w:cnfStyle w:val="000000000000" w:firstRow="0" w:lastRow="0" w:firstColumn="0" w:lastColumn="0" w:oddVBand="0" w:evenVBand="0" w:oddHBand="0" w:evenHBand="0" w:firstRowFirstColumn="0" w:firstRowLastColumn="0" w:lastRowFirstColumn="0" w:lastRowLastColumn="0"/>
            </w:pPr>
          </w:p>
        </w:tc>
        <w:tc>
          <w:tcPr>
            <w:tcW w:w="7015" w:type="dxa"/>
            <w:vAlign w:val="center"/>
          </w:tcPr>
          <w:p w14:paraId="55C38467" w14:textId="77777777" w:rsidR="00D3372A" w:rsidRDefault="00D3372A" w:rsidP="00897C26">
            <w:pPr>
              <w:pStyle w:val="TableEntry"/>
              <w:cnfStyle w:val="000000000000" w:firstRow="0" w:lastRow="0" w:firstColumn="0" w:lastColumn="0" w:oddVBand="0" w:evenVBand="0" w:oddHBand="0" w:evenHBand="0" w:firstRowFirstColumn="0" w:firstRowLastColumn="0" w:lastRowFirstColumn="0" w:lastRowLastColumn="0"/>
            </w:pPr>
          </w:p>
        </w:tc>
      </w:tr>
    </w:tbl>
    <w:p w14:paraId="5299F99B" w14:textId="77777777" w:rsidR="00D3372A" w:rsidRDefault="00D3372A" w:rsidP="00D3372A">
      <w:pPr>
        <w:pStyle w:val="Body"/>
      </w:pPr>
      <w:bookmarkStart w:id="130" w:name="_Toc137386763"/>
    </w:p>
    <w:p w14:paraId="7809816D" w14:textId="77777777" w:rsidR="00106D8B" w:rsidRPr="00106D8B" w:rsidRDefault="00106D8B" w:rsidP="00630024">
      <w:pPr>
        <w:pStyle w:val="Heading1"/>
      </w:pPr>
      <w:bookmarkStart w:id="131" w:name="_Toc211864439"/>
      <w:r w:rsidRPr="00106D8B">
        <w:t>REFERENCES</w:t>
      </w:r>
      <w:bookmarkEnd w:id="130"/>
      <w:bookmarkEnd w:id="131"/>
    </w:p>
    <w:p w14:paraId="1FB735CD" w14:textId="77777777" w:rsidR="00106D8B" w:rsidRPr="00E41820" w:rsidRDefault="00106D8B" w:rsidP="003E736D">
      <w:pPr>
        <w:pStyle w:val="ListofReferences"/>
      </w:pPr>
      <w:r w:rsidRPr="00E41820">
        <w:t xml:space="preserve">doi:10.17226/25171., </w:t>
      </w:r>
      <w:r w:rsidRPr="003E736D">
        <w:t>National</w:t>
      </w:r>
      <w:r w:rsidRPr="00E41820">
        <w:t xml:space="preserve"> Academies of Sciences, Engineering, and Medicine, "An Assessment of U.S.-Based Electron-Ion Collider Science", The National Academies Press, Washington, DC, 2018.   </w:t>
      </w:r>
    </w:p>
    <w:p w14:paraId="5297AF0C" w14:textId="77777777" w:rsidR="00A100A8" w:rsidRPr="00A100A8" w:rsidRDefault="006B30FA" w:rsidP="00630024">
      <w:pPr>
        <w:pStyle w:val="ListofReferences"/>
      </w:pPr>
      <w:r w:rsidRPr="006B30FA">
        <w:t>arXiv:2103.05419</w:t>
      </w:r>
      <w:r>
        <w:t xml:space="preserve">, </w:t>
      </w:r>
      <w:r w:rsidRPr="006B30FA">
        <w:t>Science Requirements and Detector Concepts for the Electron-Ion Collider: EIC Yellow Report</w:t>
      </w:r>
    </w:p>
    <w:sectPr w:rsidR="00A100A8" w:rsidRPr="00A100A8" w:rsidSect="0056123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mesure, Seth" w:date="2025-10-21T11:21:00Z" w:initials="SN">
    <w:p w14:paraId="0CA9BB1A" w14:textId="77777777" w:rsidR="00EB0F2F" w:rsidRDefault="00EB0F2F" w:rsidP="00EB0F2F">
      <w:pPr>
        <w:jc w:val="left"/>
      </w:pPr>
      <w:r>
        <w:rPr>
          <w:rStyle w:val="CommentReference"/>
        </w:rPr>
        <w:annotationRef/>
      </w:r>
      <w:r>
        <w:rPr>
          <w:sz w:val="20"/>
          <w:szCs w:val="20"/>
        </w:rPr>
        <w:t>Include additional acronym</w:t>
      </w:r>
    </w:p>
    <w:p w14:paraId="7CE1C490" w14:textId="77777777" w:rsidR="00EB0F2F" w:rsidRDefault="00EB0F2F" w:rsidP="00EB0F2F">
      <w:pPr>
        <w:jc w:val="left"/>
      </w:pPr>
      <w:r>
        <w:rPr>
          <w:sz w:val="20"/>
          <w:szCs w:val="20"/>
        </w:rPr>
        <w:t>CRUD - Create/Read/Update/Delete</w:t>
      </w:r>
    </w:p>
  </w:comment>
  <w:comment w:id="13" w:author="Yin, Zhijian" w:date="2025-10-23T10:43:00Z" w:initials="YZ">
    <w:p w14:paraId="3B25A117" w14:textId="7ED4A29B" w:rsidR="003001F1" w:rsidRDefault="003001F1">
      <w:pPr>
        <w:pStyle w:val="CommentText"/>
      </w:pPr>
      <w:r>
        <w:rPr>
          <w:rStyle w:val="CommentReference"/>
        </w:rPr>
        <w:annotationRef/>
      </w:r>
      <w:r w:rsidRPr="19ED6BB8">
        <w:t>I changed the picture</w:t>
      </w:r>
    </w:p>
  </w:comment>
  <w:comment w:id="29" w:author="Nemesure, Seth" w:date="2025-10-21T09:39:00Z" w:initials="SN">
    <w:p w14:paraId="12363463" w14:textId="2D4AECB3" w:rsidR="009B779A" w:rsidRDefault="009B779A" w:rsidP="009B779A">
      <w:pPr>
        <w:jc w:val="left"/>
      </w:pPr>
      <w:r>
        <w:rPr>
          <w:rStyle w:val="CommentReference"/>
        </w:rPr>
        <w:annotationRef/>
      </w:r>
      <w:r>
        <w:rPr>
          <w:sz w:val="20"/>
          <w:szCs w:val="20"/>
        </w:rPr>
        <w:t xml:space="preserve">This refers to the use of RESTFul APIs and web applications.  Just want to make sure we're clear on the meaning of "gateway".  </w:t>
      </w:r>
    </w:p>
  </w:comment>
  <w:comment w:id="30" w:author="Jamilkowski, James" w:date="2025-10-21T12:06:00Z" w:initials="JJ">
    <w:p w14:paraId="623750E9" w14:textId="003E39F3" w:rsidR="0043289F" w:rsidRDefault="0043289F">
      <w:pPr>
        <w:pStyle w:val="CommentText"/>
      </w:pPr>
      <w:r>
        <w:rPr>
          <w:rStyle w:val="CommentReference"/>
        </w:rPr>
        <w:annotationRef/>
      </w:r>
      <w:r w:rsidRPr="4D2E9D51">
        <w:t>Good point, Seth.  Gateway I think typically refers to CA or PVXS Gateway services from what I've observed within the EPICS community.  Is that your interpretation as well, ZY?</w:t>
      </w:r>
    </w:p>
  </w:comment>
  <w:comment w:id="31" w:author="Yin, Zhijian" w:date="2025-10-21T12:09:00Z" w:initials="YZ">
    <w:p w14:paraId="16FD5D4C" w14:textId="286FCF04" w:rsidR="002D31EE" w:rsidRDefault="002D31EE">
      <w:pPr>
        <w:pStyle w:val="CommentText"/>
      </w:pPr>
      <w:r>
        <w:rPr>
          <w:rStyle w:val="CommentReference"/>
        </w:rPr>
        <w:annotationRef/>
      </w:r>
      <w:r w:rsidRPr="46CF2133">
        <w:t>Yes. it's more about controlled access between two controls networks, such as detector controls and accelerator controls, which are on separate networks</w:t>
      </w:r>
    </w:p>
  </w:comment>
  <w:comment w:id="33" w:author="Jamilkowski, James" w:date="2025-10-21T12:08:00Z" w:initials="JJ">
    <w:p w14:paraId="4416EBC6" w14:textId="4D19C1D0" w:rsidR="00743F35" w:rsidRDefault="00743F35">
      <w:pPr>
        <w:pStyle w:val="CommentText"/>
      </w:pPr>
      <w:r>
        <w:rPr>
          <w:rStyle w:val="CommentReference"/>
        </w:rPr>
        <w:annotationRef/>
      </w:r>
      <w:r w:rsidRPr="4C605AF5">
        <w:t>This seems boilerplate... it might be okay if this document is aimed at ASR/DET/IR subprojects, but not EIN and perhaps ELR.</w:t>
      </w:r>
    </w:p>
  </w:comment>
  <w:comment w:id="77" w:author="Nemesure, Seth" w:date="2025-10-21T09:49:00Z" w:initials="SN">
    <w:p w14:paraId="5D9F718F" w14:textId="77777777" w:rsidR="00A70E61" w:rsidRDefault="00A70E61" w:rsidP="00A70E61">
      <w:pPr>
        <w:jc w:val="left"/>
      </w:pPr>
      <w:r>
        <w:rPr>
          <w:rStyle w:val="CommentReference"/>
        </w:rPr>
        <w:annotationRef/>
      </w:r>
      <w:r>
        <w:rPr>
          <w:sz w:val="20"/>
          <w:szCs w:val="20"/>
        </w:rPr>
        <w:t>This one concerns me.  We need a clear picture of those interfaces and Controls has not received feedback on potential modeling tools so the interfaces may be delayed.</w:t>
      </w:r>
    </w:p>
  </w:comment>
  <w:comment w:id="78" w:author="Jamilkowski, James" w:date="2025-10-21T12:15:00Z" w:initials="JJ">
    <w:p w14:paraId="33B0427D" w14:textId="710B7052" w:rsidR="00770A4C" w:rsidRDefault="00770A4C">
      <w:pPr>
        <w:pStyle w:val="CommentText"/>
      </w:pPr>
      <w:r>
        <w:rPr>
          <w:rStyle w:val="CommentReference"/>
        </w:rPr>
        <w:annotationRef/>
      </w:r>
      <w:r w:rsidRPr="4E5E1620">
        <w:t>We should definitely schedule a focused meeting on this subject.</w:t>
      </w:r>
    </w:p>
  </w:comment>
  <w:comment w:id="80" w:author="Nemesure, Seth" w:date="2025-10-21T09:53:00Z" w:initials="SN">
    <w:p w14:paraId="7323EBBE" w14:textId="77777777" w:rsidR="001A68BD" w:rsidRDefault="001A68BD" w:rsidP="001A68BD">
      <w:pPr>
        <w:jc w:val="left"/>
      </w:pPr>
      <w:r>
        <w:rPr>
          <w:rStyle w:val="CommentReference"/>
        </w:rPr>
        <w:annotationRef/>
      </w:r>
      <w:r>
        <w:rPr>
          <w:sz w:val="20"/>
          <w:szCs w:val="20"/>
        </w:rPr>
        <w:t>30Hz update rates would most likely be important to graphical displays.  In CAD we buffered updates for performance reasons.  So while the rates may be achievable, the time to display could be throttled but without data loss which I guess is the important point here.</w:t>
      </w:r>
    </w:p>
  </w:comment>
  <w:comment w:id="81" w:author="Yin, Zhijian" w:date="2025-10-21T12:17:00Z" w:initials="YZ">
    <w:p w14:paraId="0F53F586" w14:textId="4E0C57A5" w:rsidR="00F32FFA" w:rsidRDefault="00F32FFA">
      <w:pPr>
        <w:pStyle w:val="CommentText"/>
      </w:pPr>
      <w:r>
        <w:rPr>
          <w:rStyle w:val="CommentReference"/>
        </w:rPr>
        <w:annotationRef/>
      </w:r>
      <w:r w:rsidRPr="63E60636">
        <w:t>In EPICS, PVs in OPI creates a "monitor" of the PV, it subscribe the PV for updates - and the standard the PV update rate is &lt;= 10 Hz, unless scan is "I/O Intr", then the device could update faster. Update noise can be minimized with Monitor deadband (MDEL). There is also a Archiver deadband (ADEL) for archiving. So I think 30Hz is reasonable, and I think we can demonstrate it with a simulation softIOC to set up a non-standard 30Hz scan rate</w:t>
      </w:r>
    </w:p>
  </w:comment>
  <w:comment w:id="82" w:author="Jamilkowski, James" w:date="2025-10-21T12:18:00Z" w:initials="JJ">
    <w:p w14:paraId="1C0712AA" w14:textId="64E706F4" w:rsidR="000E58D1" w:rsidRDefault="000E58D1">
      <w:pPr>
        <w:pStyle w:val="CommentText"/>
      </w:pPr>
      <w:r>
        <w:rPr>
          <w:rStyle w:val="CommentReference"/>
        </w:rPr>
        <w:annotationRef/>
      </w:r>
      <w:r w:rsidRPr="02F78A05">
        <w:t>I think that the saving grace here is that we're only Demonstrating the performance threshold has been met, rather than systematically verifying that every parameter actually hits that mark (when the values may not even be published that frequently).</w:t>
      </w:r>
    </w:p>
  </w:comment>
  <w:comment w:id="83" w:author="Nemesure, Seth" w:date="2025-10-21T09:54:00Z" w:initials="SN">
    <w:p w14:paraId="2448BB29" w14:textId="77777777" w:rsidR="00291A3C" w:rsidRDefault="00291A3C" w:rsidP="00291A3C">
      <w:pPr>
        <w:jc w:val="left"/>
      </w:pPr>
      <w:r>
        <w:rPr>
          <w:rStyle w:val="CommentReference"/>
        </w:rPr>
        <w:annotationRef/>
      </w:r>
      <w:r>
        <w:rPr>
          <w:sz w:val="20"/>
          <w:szCs w:val="20"/>
        </w:rPr>
        <w:t>I forget if 5-10 seconds is a standard for EPICS (I should look that up) but just want to comment that this value is a bit slower for ADOs - more in the 10-20 second range.  This means that ADO-Bridge connection status could be a bit slower.</w:t>
      </w:r>
    </w:p>
  </w:comment>
  <w:comment w:id="84" w:author="Jamilkowski, James" w:date="2025-10-21T12:19:00Z" w:initials="JJ">
    <w:p w14:paraId="3647DD8D" w14:textId="5BE2635B" w:rsidR="00A310F1" w:rsidRDefault="00A310F1">
      <w:pPr>
        <w:pStyle w:val="CommentText"/>
      </w:pPr>
      <w:r>
        <w:rPr>
          <w:rStyle w:val="CommentReference"/>
        </w:rPr>
        <w:annotationRef/>
      </w:r>
      <w:r w:rsidRPr="19FB99D0">
        <w:t>Should the requirement be updated to delineate between response time for EIC native and bridge-based status updates?</w:t>
      </w:r>
    </w:p>
  </w:comment>
  <w:comment w:id="85" w:author="Yin, Zhijian" w:date="2025-10-21T12:25:00Z" w:initials="YZ">
    <w:p w14:paraId="232BA12E" w14:textId="2BC5C454" w:rsidR="00FF3282" w:rsidRDefault="00FF3282">
      <w:pPr>
        <w:pStyle w:val="CommentText"/>
      </w:pPr>
      <w:r>
        <w:rPr>
          <w:rStyle w:val="CommentReference"/>
        </w:rPr>
        <w:annotationRef/>
      </w:r>
      <w:r w:rsidRPr="1F34C166">
        <w:t xml:space="preserve">EPICS notification of disconnect is immediate, but it takes (default) 30 sec to close the tcp connection, see </w:t>
      </w:r>
      <w:hyperlink r:id="rId1">
        <w:r w:rsidRPr="62D739E6">
          <w:rPr>
            <w:rStyle w:val="Hyperlink"/>
          </w:rPr>
          <w:t>https://epics.anl.gov/base/R3-14/12-docs/CAref.html</w:t>
        </w:r>
      </w:hyperlink>
    </w:p>
    <w:p w14:paraId="3453A8E0" w14:textId="2EBCB3F8" w:rsidR="00FF3282" w:rsidRDefault="00FF3282">
      <w:pPr>
        <w:pStyle w:val="CommentText"/>
      </w:pPr>
    </w:p>
    <w:p w14:paraId="0178C365" w14:textId="73E58ADC" w:rsidR="00FF3282" w:rsidRDefault="00FF3282">
      <w:pPr>
        <w:pStyle w:val="CommentText"/>
      </w:pPr>
      <w:r w:rsidRPr="6F7F9C73">
        <w:t>Prior to EPICS R3.14.5 an unresponsive server implied an immediate TCP circuit disconnect, immediate resumption of UDP based search requests, and immediate attempts to reconnect. There was concern about excessive levels of additional activity when servers are operated close to the edge of resource limitations. Therefore with version R3.14.5 and greater the CA client library continues to inform client side applications when channels are unresponsive, but does not immediately disconnect the TCP circuit. Instead the CA client library postpones circuit shutdown until receiving indication of circuit disconnect from the IP kernel. This can occur either because a server is restarted or because the IP kernel's internal TCP circuit inactivity keep alive timer has expired after a typically long duration (as is appropriate for IP based systems that need to avoid thrashing during periods of excessive load). The net result is less search and TCP circuit setup and shutdown activity during periods of excessive load.</w:t>
      </w:r>
    </w:p>
  </w:comment>
  <w:comment w:id="86" w:author="Nemesure, Seth" w:date="2025-10-21T12:58:00Z" w:initials="NS">
    <w:p w14:paraId="51ED02A0" w14:textId="6B58CE07" w:rsidR="00EA4FFE" w:rsidRDefault="00EA4FFE">
      <w:pPr>
        <w:pStyle w:val="CommentText"/>
      </w:pPr>
      <w:r>
        <w:rPr>
          <w:rStyle w:val="CommentReference"/>
        </w:rPr>
        <w:annotationRef/>
      </w:r>
      <w:r w:rsidRPr="54B627CA">
        <w:t>The key is what is meant by "indicated" in the requirement.  If we're talking about indicated to the user I'd be more comfortable with a 5-20 second range that considers all possible levels of connection loss (IOC, ADO, Bridge, ...).  If "indicated" refers to how long for the hardware to recognize there is a disconnect, that could be 5-10 seconds.  The difference is (for example) that while ADO communication interruption is detected quickly via tcp status, it does not immediately report a disconnection until there is a failure on a second attempt to reconnect.  This avoids "blips" in connection status to the user.</w:t>
      </w:r>
    </w:p>
  </w:comment>
  <w:comment w:id="87" w:author="Jamilkowski, James" w:date="2025-10-27T17:10:00Z" w:initials="JJ">
    <w:p w14:paraId="0ADAA437" w14:textId="35CA97D6" w:rsidR="00C608D4" w:rsidRDefault="00AF25CA">
      <w:pPr>
        <w:pStyle w:val="CommentText"/>
      </w:pPr>
      <w:r>
        <w:rPr>
          <w:rStyle w:val="CommentReference"/>
        </w:rPr>
        <w:annotationRef/>
      </w:r>
      <w:r w:rsidRPr="7852FCA4">
        <w:t>I like the discussion, and the value of 5-10.</w:t>
      </w:r>
    </w:p>
  </w:comment>
  <w:comment w:id="88" w:author="Nemesure, Seth" w:date="2026-04-29T08:24:00Z" w:initials="NS">
    <w:p w14:paraId="7E712E92" w14:textId="77777777" w:rsidR="00390D61" w:rsidRDefault="00390D61" w:rsidP="00390D61">
      <w:pPr>
        <w:jc w:val="left"/>
      </w:pPr>
      <w:r>
        <w:rPr>
          <w:rStyle w:val="CommentReference"/>
        </w:rPr>
        <w:annotationRef/>
      </w:r>
      <w:r>
        <w:rPr>
          <w:sz w:val="20"/>
          <w:szCs w:val="20"/>
        </w:rPr>
        <w:t>I'd like to push back again on this - 5-10 second for display to the user might be unrealistic.  There are protections in software that prevent false positives and might wait for two successive disconnect messages this would lead to a 20-30 second response to the user - this includes statuses on alarms.  I'm referring to the ADO protocol and not epics.  I'd be more comfortable with indicating "within 20 seconds" rather than 5-10.</w:t>
      </w:r>
    </w:p>
  </w:comment>
  <w:comment w:id="89" w:author="Nemesure, Seth" w:date="2026-04-29T08:26:00Z" w:initials="NS">
    <w:p w14:paraId="54D05E52" w14:textId="77777777" w:rsidR="002B7E08" w:rsidRDefault="002B7E08" w:rsidP="002B7E08">
      <w:pPr>
        <w:jc w:val="left"/>
      </w:pPr>
      <w:r>
        <w:rPr>
          <w:rStyle w:val="CommentReference"/>
        </w:rPr>
        <w:annotationRef/>
      </w:r>
      <w:r>
        <w:rPr>
          <w:sz w:val="20"/>
          <w:szCs w:val="20"/>
        </w:rPr>
        <w:t>Why are these two very different requirements included as a single requirement?  Data retrieval vs alarm acknowledgement don't seem related to me</w:t>
      </w:r>
    </w:p>
  </w:comment>
  <w:comment w:id="90" w:author="Yin, Zhijian" w:date="2026-04-29T09:12:00Z" w:initials="YZ">
    <w:p w14:paraId="7973CB62" w14:textId="22A6EA42" w:rsidR="00F62A3E" w:rsidRDefault="00F62A3E">
      <w:pPr>
        <w:pStyle w:val="CommentText"/>
      </w:pPr>
      <w:r>
        <w:rPr>
          <w:rStyle w:val="CommentReference"/>
        </w:rPr>
        <w:annotationRef/>
      </w:r>
      <w:r w:rsidRPr="524AB994">
        <w:t>you are right. Should be separate. Also alarm "acknowledgment" or "notification"? "acknowledgement" means someone take an action, that can be &gt; 1 sec</w:t>
      </w:r>
    </w:p>
  </w:comment>
  <w:comment w:id="91" w:author="Nemesure, Seth" w:date="2026-04-29T09:24:00Z" w:initials="NS">
    <w:p w14:paraId="756EECBF" w14:textId="77777777" w:rsidR="00B25DBF" w:rsidRDefault="005F4973" w:rsidP="00B25DBF">
      <w:pPr>
        <w:jc w:val="left"/>
      </w:pPr>
      <w:r>
        <w:rPr>
          <w:rStyle w:val="CommentReference"/>
        </w:rPr>
        <w:annotationRef/>
      </w:r>
      <w:r w:rsidR="00B25DBF">
        <w:rPr>
          <w:sz w:val="20"/>
          <w:szCs w:val="20"/>
        </w:rPr>
        <w:t>It should certainly be notification and I'd still suggest we indicate within a second rather than less than a second</w:t>
      </w:r>
    </w:p>
  </w:comment>
  <w:comment w:id="92" w:author="Nemesure, Seth" w:date="2026-04-29T09:26:00Z" w:initials="NS">
    <w:p w14:paraId="46D2FB2E" w14:textId="77777777" w:rsidR="00AA7858" w:rsidRDefault="00E6546F" w:rsidP="00AA7858">
      <w:pPr>
        <w:jc w:val="left"/>
      </w:pPr>
      <w:r>
        <w:rPr>
          <w:rStyle w:val="CommentReference"/>
        </w:rPr>
        <w:annotationRef/>
      </w:r>
      <w:r w:rsidR="00AA7858">
        <w:rPr>
          <w:sz w:val="20"/>
          <w:szCs w:val="20"/>
        </w:rPr>
        <w:t>I'm confused though - how does the alarm piece here differ from P-EIC-CTRL-SW-ALRM.1  - maybe we should just remove it in this requirement.</w:t>
      </w:r>
    </w:p>
  </w:comment>
  <w:comment w:id="93" w:author="Yin, Zhijian" w:date="2026-04-29T10:24:00Z" w:initials="YZ">
    <w:p w14:paraId="343F5C59" w14:textId="4060AAD6" w:rsidR="00AF25CA" w:rsidRDefault="00AF25CA">
      <w:pPr>
        <w:pStyle w:val="CommentText"/>
      </w:pPr>
      <w:r>
        <w:rPr>
          <w:rStyle w:val="CommentReference"/>
        </w:rPr>
        <w:annotationRef/>
      </w:r>
      <w:r w:rsidRPr="744FE7AF">
        <w:t>maybe this is not notification, but "acknowledgement response" - meaning the time between "press the acknowledge button" and "the alarm server register the alarm state as "acknowledged" (so other clients can see the alarm state)". May need Kunal for clarification.</w:t>
      </w:r>
    </w:p>
  </w:comment>
  <w:comment w:id="97" w:author="Nemesure, Seth" w:date="2026-04-29T08:28:00Z" w:initials="NS">
    <w:p w14:paraId="3E1BA6C4" w14:textId="77777777" w:rsidR="00C3445C" w:rsidRDefault="00C3445C" w:rsidP="00C3445C">
      <w:pPr>
        <w:jc w:val="left"/>
      </w:pPr>
      <w:r>
        <w:rPr>
          <w:rStyle w:val="CommentReference"/>
        </w:rPr>
        <w:annotationRef/>
      </w:r>
      <w:r>
        <w:rPr>
          <w:sz w:val="20"/>
          <w:szCs w:val="20"/>
        </w:rPr>
        <w:t>This must be an EPICS spec - for the RHIC controls system it was closer to 1 second.  The AlarmDisplay update rates were set to 1 second so even if an alarm was received within milliseconds, the display would not render it until the next second.</w:t>
      </w:r>
    </w:p>
  </w:comment>
  <w:comment w:id="98" w:author="Jamilkowski, James" w:date="2026-04-30T10:06:00Z" w:initials="JJ">
    <w:p w14:paraId="4ABB48BA" w14:textId="28F0C46D" w:rsidR="000110C3" w:rsidRDefault="000110C3">
      <w:pPr>
        <w:pStyle w:val="CommentText"/>
      </w:pPr>
      <w:r>
        <w:rPr>
          <w:rStyle w:val="CommentReference"/>
        </w:rPr>
        <w:annotationRef/>
      </w:r>
      <w:r w:rsidRPr="2A3C2224">
        <w:t>I suspect that this is EPICS standard.  FWIW, I think that other facilities typically aim for 10-30Hz PV value updates, and alarms are essentially a subset of those cases though perhaps we shouldn't hold them to the same level of performance (ie. 250ms sounds like a reasonable middle-ground).</w:t>
      </w:r>
    </w:p>
  </w:comment>
  <w:comment w:id="99" w:author="Nemesure, Seth" w:date="2026-04-30T07:35:00Z" w:initials="">
    <w:p w14:paraId="76178D79" w14:textId="6252CDA8" w:rsidR="00070E47" w:rsidRDefault="00070E47">
      <w:pPr>
        <w:pStyle w:val="CommentText"/>
      </w:pPr>
      <w:r>
        <w:rPr>
          <w:rStyle w:val="CommentReference"/>
        </w:rPr>
        <w:annotationRef/>
      </w:r>
      <w:r>
        <w:t xml:space="preserve">I will back off my argument - spoke with Kunal who suggested IOC alarm response times are faster than 250ms (more like 10Hz) and that OPI screens can certainly keep up with that rate so 250ms is reasonable.  This is just not how operator displays in RHIC worked.  </w:t>
      </w:r>
    </w:p>
  </w:comment>
  <w:comment w:id="102" w:author="Nemesure, Seth" w:date="2025-10-21T11:09:00Z" w:initials="SN">
    <w:p w14:paraId="01A4258C" w14:textId="77777777" w:rsidR="00FA6EF2" w:rsidRDefault="00FA6EF2" w:rsidP="00FA6EF2">
      <w:pPr>
        <w:jc w:val="left"/>
      </w:pPr>
      <w:r>
        <w:rPr>
          <w:rStyle w:val="CommentReference"/>
        </w:rPr>
        <w:annotationRef/>
      </w:r>
      <w:r>
        <w:rPr>
          <w:sz w:val="20"/>
          <w:szCs w:val="20"/>
        </w:rPr>
        <w:t>99.9% accuracy means 9 hours of downtime per year or 2 minutes per day.  This is reasonable from a software perspective.  Network reliability should be considered separate from this requirement</w:t>
      </w:r>
    </w:p>
  </w:comment>
  <w:comment w:id="108" w:author="Jamilkowski, James" w:date="2025-10-21T12:24:00Z" w:initials="JJ">
    <w:p w14:paraId="2D6CFE30" w14:textId="51550B17" w:rsidR="009F28DB" w:rsidRDefault="009F28DB">
      <w:pPr>
        <w:pStyle w:val="CommentText"/>
      </w:pPr>
      <w:r>
        <w:rPr>
          <w:rStyle w:val="CommentReference"/>
        </w:rPr>
        <w:annotationRef/>
      </w:r>
      <w:r w:rsidRPr="08A7594D">
        <w:t>Isn't this too vague?  How would we verify this?</w:t>
      </w:r>
    </w:p>
  </w:comment>
  <w:comment w:id="109" w:author="Jamilkowski, James" w:date="2025-10-21T12:26:00Z" w:initials="JJ">
    <w:p w14:paraId="09A9F0F5" w14:textId="07EC0EC2" w:rsidR="00D3286D" w:rsidRDefault="00D3286D">
      <w:pPr>
        <w:pStyle w:val="CommentText"/>
      </w:pPr>
      <w:r>
        <w:rPr>
          <w:rStyle w:val="CommentReference"/>
        </w:rPr>
        <w:annotationRef/>
      </w:r>
      <w:r w:rsidRPr="6F271E41">
        <w:t>This is a functional requirement, so I'd suggest that we change it to "a set" instead, and make sure that we have a clear performance requirement associated with it.</w:t>
      </w:r>
    </w:p>
  </w:comment>
  <w:comment w:id="111" w:author="Jamilkowski, James" w:date="2025-10-21T12:29:00Z" w:initials="JJ">
    <w:p w14:paraId="70C7C067" w14:textId="007D2FFD" w:rsidR="004E3631" w:rsidRDefault="004E3631">
      <w:pPr>
        <w:pStyle w:val="CommentText"/>
      </w:pPr>
      <w:r>
        <w:rPr>
          <w:rStyle w:val="CommentReference"/>
        </w:rPr>
        <w:annotationRef/>
      </w:r>
      <w:r w:rsidRPr="4DB9BCF2">
        <w:t>Should these performance requirements be split up into one per entry?  It seems like most of them mix two separate items since they're related to one another.</w:t>
      </w:r>
    </w:p>
  </w:comment>
  <w:comment w:id="112" w:author="Nemesure, Seth" w:date="2025-10-21T13:01:00Z" w:initials="NS">
    <w:p w14:paraId="4974B8D9" w14:textId="22CB3DA6" w:rsidR="000157F4" w:rsidRDefault="000157F4">
      <w:pPr>
        <w:pStyle w:val="CommentText"/>
      </w:pPr>
      <w:r>
        <w:rPr>
          <w:rStyle w:val="CommentReference"/>
        </w:rPr>
        <w:annotationRef/>
      </w:r>
      <w:r w:rsidRPr="47CA4A60">
        <w:t>I don't think so.  This is referring to additional diagnostics for test mode.  I'd argue that they are tightly connected.  Maybe we reword like "Test mode execution should simulate a sequence proportional to non-test mode execution providing additional diagnostic logging generated within 2 seconds"</w:t>
      </w:r>
    </w:p>
  </w:comment>
  <w:comment w:id="113" w:author="Jamilkowski, James" w:date="2025-10-21T12:32:00Z" w:initials="JJ">
    <w:p w14:paraId="09D641BC" w14:textId="35408D32" w:rsidR="00987115" w:rsidRDefault="00987115">
      <w:pPr>
        <w:pStyle w:val="CommentText"/>
      </w:pPr>
      <w:r>
        <w:rPr>
          <w:rStyle w:val="CommentReference"/>
        </w:rPr>
        <w:annotationRef/>
      </w:r>
      <w:r w:rsidRPr="7DD4093F">
        <w:t>I know why we expect this, but how would we meet the requirement through inspection?</w:t>
      </w:r>
    </w:p>
  </w:comment>
  <w:comment w:id="114" w:author="Nemesure, Seth" w:date="2025-10-21T13:03:00Z" w:initials="NS">
    <w:p w14:paraId="56AABC7F" w14:textId="3DF91815" w:rsidR="00810488" w:rsidRDefault="00810488">
      <w:pPr>
        <w:pStyle w:val="CommentText"/>
      </w:pPr>
      <w:r>
        <w:rPr>
          <w:rStyle w:val="CommentReference"/>
        </w:rPr>
        <w:annotationRef/>
      </w:r>
      <w:r w:rsidRPr="546A8225">
        <w:t>How do you demonstrate high availability?  Scalability is an inspection by showing that we have redundant systems in 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1C490" w15:done="1"/>
  <w15:commentEx w15:paraId="3B25A117" w15:done="1"/>
  <w15:commentEx w15:paraId="12363463" w15:done="0"/>
  <w15:commentEx w15:paraId="623750E9" w15:paraIdParent="12363463" w15:done="0"/>
  <w15:commentEx w15:paraId="16FD5D4C" w15:paraIdParent="12363463" w15:done="0"/>
  <w15:commentEx w15:paraId="4416EBC6" w15:done="1"/>
  <w15:commentEx w15:paraId="5D9F718F" w15:done="1"/>
  <w15:commentEx w15:paraId="33B0427D" w15:paraIdParent="5D9F718F" w15:done="1"/>
  <w15:commentEx w15:paraId="7323EBBE" w15:done="1"/>
  <w15:commentEx w15:paraId="0F53F586" w15:paraIdParent="7323EBBE" w15:done="1"/>
  <w15:commentEx w15:paraId="1C0712AA" w15:paraIdParent="7323EBBE" w15:done="1"/>
  <w15:commentEx w15:paraId="2448BB29" w15:done="0"/>
  <w15:commentEx w15:paraId="3647DD8D" w15:paraIdParent="2448BB29" w15:done="0"/>
  <w15:commentEx w15:paraId="0178C365" w15:paraIdParent="2448BB29" w15:done="0"/>
  <w15:commentEx w15:paraId="51ED02A0" w15:paraIdParent="2448BB29" w15:done="0"/>
  <w15:commentEx w15:paraId="0ADAA437" w15:paraIdParent="2448BB29" w15:done="0"/>
  <w15:commentEx w15:paraId="7E712E92" w15:paraIdParent="2448BB29" w15:done="0"/>
  <w15:commentEx w15:paraId="54D05E52" w15:done="0"/>
  <w15:commentEx w15:paraId="7973CB62" w15:paraIdParent="54D05E52" w15:done="0"/>
  <w15:commentEx w15:paraId="756EECBF" w15:paraIdParent="54D05E52" w15:done="0"/>
  <w15:commentEx w15:paraId="46D2FB2E" w15:paraIdParent="54D05E52" w15:done="0"/>
  <w15:commentEx w15:paraId="343F5C59" w15:paraIdParent="54D05E52" w15:done="0"/>
  <w15:commentEx w15:paraId="3E1BA6C4" w15:done="0"/>
  <w15:commentEx w15:paraId="4ABB48BA" w15:paraIdParent="3E1BA6C4" w15:done="0"/>
  <w15:commentEx w15:paraId="76178D79" w15:paraIdParent="3E1BA6C4" w15:done="0"/>
  <w15:commentEx w15:paraId="01A4258C" w15:done="1"/>
  <w15:commentEx w15:paraId="2D6CFE30" w15:done="1"/>
  <w15:commentEx w15:paraId="09A9F0F5" w15:paraIdParent="2D6CFE30" w15:done="1"/>
  <w15:commentEx w15:paraId="70C7C067" w15:done="1"/>
  <w15:commentEx w15:paraId="4974B8D9" w15:paraIdParent="70C7C067" w15:done="1"/>
  <w15:commentEx w15:paraId="09D641BC" w15:done="1"/>
  <w15:commentEx w15:paraId="56AABC7F" w15:paraIdParent="09D641B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E6142C" w16cex:dateUtc="2025-10-21T15:21:00Z">
    <w16cex:extLst>
      <w16:ext w16:uri="{CE6994B0-6A32-4C9F-8C6B-6E91EDA988CE}">
        <cr:reactions xmlns:cr="http://schemas.microsoft.com/office/comments/2020/reactions">
          <cr:reaction reactionType="1">
            <cr:reactionInfo dateUtc="2025-10-21T15:59:33Z">
              <cr:user userId="S::zyin@bnl.gov::b9b5f069-6276-4bbf-8cf2-faac16dcfeb0" userProvider="AD" userName="Yin, Zhijian"/>
            </cr:reactionInfo>
          </cr:reaction>
        </cr:reactions>
      </w16:ext>
    </w16cex:extLst>
  </w16cex:commentExtensible>
  <w16cex:commentExtensible w16cex:durableId="79641A8F" w16cex:dateUtc="2025-10-23T14:43:00Z"/>
  <w16cex:commentExtensible w16cex:durableId="78091196" w16cex:dateUtc="2025-10-21T13:39:00Z"/>
  <w16cex:commentExtensible w16cex:durableId="12D1788F" w16cex:dateUtc="2025-10-21T16:06:00Z"/>
  <w16cex:commentExtensible w16cex:durableId="49A654E9" w16cex:dateUtc="2025-10-21T16:09:00Z">
    <w16cex:extLst>
      <w16:ext w16:uri="{CE6994B0-6A32-4C9F-8C6B-6E91EDA988CE}">
        <cr:reactions xmlns:cr="http://schemas.microsoft.com/office/comments/2020/reactions">
          <cr:reaction reactionType="1">
            <cr:reactionInfo dateUtc="2025-10-21T16:50:15Z">
              <cr:user userId="S::seth@bnl.gov::d3e92210-958b-4e83-8fd6-7ff61ab00a17" userProvider="AD" userName="Nemesure, Seth"/>
            </cr:reactionInfo>
          </cr:reaction>
        </cr:reactions>
      </w16:ext>
    </w16cex:extLst>
  </w16cex:commentExtensible>
  <w16cex:commentExtensible w16cex:durableId="5CDA4348" w16cex:dateUtc="2025-10-21T16:08:00Z"/>
  <w16cex:commentExtensible w16cex:durableId="634D25CF" w16cex:dateUtc="2025-10-21T13:49:00Z"/>
  <w16cex:commentExtensible w16cex:durableId="24226483" w16cex:dateUtc="2025-10-21T16:15:00Z"/>
  <w16cex:commentExtensible w16cex:durableId="23A745D8" w16cex:dateUtc="2025-10-21T13:53:00Z"/>
  <w16cex:commentExtensible w16cex:durableId="765B808A" w16cex:dateUtc="2025-10-21T16:17:00Z"/>
  <w16cex:commentExtensible w16cex:durableId="2CEA764A" w16cex:dateUtc="2025-10-21T16:18:00Z"/>
  <w16cex:commentExtensible w16cex:durableId="69420FAA" w16cex:dateUtc="2025-10-21T13:54:00Z"/>
  <w16cex:commentExtensible w16cex:durableId="416DFB49" w16cex:dateUtc="2025-10-21T16:19:00Z"/>
  <w16cex:commentExtensible w16cex:durableId="34F339F7" w16cex:dateUtc="2025-10-21T16:25:00Z"/>
  <w16cex:commentExtensible w16cex:durableId="52C7DC5B" w16cex:dateUtc="2025-10-21T16:58:00Z"/>
  <w16cex:commentExtensible w16cex:durableId="2C57EE13" w16cex:dateUtc="2025-10-27T21:10:00Z"/>
  <w16cex:commentExtensible w16cex:durableId="6412CF4A" w16cex:dateUtc="2026-04-29T12:24:00Z"/>
  <w16cex:commentExtensible w16cex:durableId="76A4BDBD" w16cex:dateUtc="2026-04-29T12:26:00Z"/>
  <w16cex:commentExtensible w16cex:durableId="71629892" w16cex:dateUtc="2026-04-29T13:12:00Z"/>
  <w16cex:commentExtensible w16cex:durableId="157A6859" w16cex:dateUtc="2026-04-29T13:24:00Z"/>
  <w16cex:commentExtensible w16cex:durableId="5243730D" w16cex:dateUtc="2026-04-29T13:26:00Z"/>
  <w16cex:commentExtensible w16cex:durableId="68056A13" w16cex:dateUtc="2026-04-29T14:24:00Z"/>
  <w16cex:commentExtensible w16cex:durableId="4A72D90D" w16cex:dateUtc="2026-04-29T12:28:00Z"/>
  <w16cex:commentExtensible w16cex:durableId="34FFDC06" w16cex:dateUtc="2026-04-30T14:06:00Z"/>
  <w16cex:commentExtensible w16cex:durableId="127098C3" w16cex:dateUtc="2026-04-30T14:35:00Z"/>
  <w16cex:commentExtensible w16cex:durableId="04B2B435" w16cex:dateUtc="2025-10-21T15:09:00Z"/>
  <w16cex:commentExtensible w16cex:durableId="3EAA9A02" w16cex:dateUtc="2025-10-21T16:24:00Z"/>
  <w16cex:commentExtensible w16cex:durableId="3B0BACC2" w16cex:dateUtc="2025-10-21T16:26:00Z">
    <w16cex:extLst>
      <w16:ext w16:uri="{CE6994B0-6A32-4C9F-8C6B-6E91EDA988CE}">
        <cr:reactions xmlns:cr="http://schemas.microsoft.com/office/comments/2020/reactions">
          <cr:reaction reactionType="1">
            <cr:reactionInfo dateUtc="2025-10-21T16:59:56Z">
              <cr:user userId="S::seth@bnl.gov::d3e92210-958b-4e83-8fd6-7ff61ab00a17" userProvider="AD" userName="Nemesure, Seth"/>
            </cr:reactionInfo>
          </cr:reaction>
        </cr:reactions>
      </w16:ext>
    </w16cex:extLst>
  </w16cex:commentExtensible>
  <w16cex:commentExtensible w16cex:durableId="64C93D79" w16cex:dateUtc="2025-10-21T16:29:00Z">
    <w16cex:extLst>
      <w16:ext w16:uri="{CE6994B0-6A32-4C9F-8C6B-6E91EDA988CE}">
        <cr:reactions xmlns:cr="http://schemas.microsoft.com/office/comments/2020/reactions">
          <cr:reaction reactionType="1">
            <cr:reactionInfo dateUtc="2025-10-27T21:15:43Z">
              <cr:user userId="S::jpjamilk@bnl.gov::005235fe-f15f-4cae-8884-cbbf15793e78" userProvider="AD" userName="Jamilkowski, James"/>
            </cr:reactionInfo>
          </cr:reaction>
        </cr:reactions>
      </w16:ext>
    </w16cex:extLst>
  </w16cex:commentExtensible>
  <w16cex:commentExtensible w16cex:durableId="23D2D53C" w16cex:dateUtc="2025-10-21T17:01:00Z"/>
  <w16cex:commentExtensible w16cex:durableId="4DDF497F" w16cex:dateUtc="2025-10-21T16:32:00Z">
    <w16cex:extLst>
      <w16:ext w16:uri="{CE6994B0-6A32-4C9F-8C6B-6E91EDA988CE}">
        <cr:reactions xmlns:cr="http://schemas.microsoft.com/office/comments/2020/reactions">
          <cr:reaction reactionType="1">
            <cr:reactionInfo dateUtc="2025-10-27T21:16:06Z">
              <cr:user userId="S::jpjamilk@bnl.gov::005235fe-f15f-4cae-8884-cbbf15793e78" userProvider="AD" userName="Jamilkowski, James"/>
            </cr:reactionInfo>
          </cr:reaction>
        </cr:reactions>
      </w16:ext>
    </w16cex:extLst>
  </w16cex:commentExtensible>
  <w16cex:commentExtensible w16cex:durableId="4DC8E9B4" w16cex:dateUtc="2025-10-21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1C490" w16cid:durableId="6BE6142C"/>
  <w16cid:commentId w16cid:paraId="3B25A117" w16cid:durableId="79641A8F"/>
  <w16cid:commentId w16cid:paraId="12363463" w16cid:durableId="78091196"/>
  <w16cid:commentId w16cid:paraId="623750E9" w16cid:durableId="12D1788F"/>
  <w16cid:commentId w16cid:paraId="16FD5D4C" w16cid:durableId="49A654E9"/>
  <w16cid:commentId w16cid:paraId="4416EBC6" w16cid:durableId="5CDA4348"/>
  <w16cid:commentId w16cid:paraId="5D9F718F" w16cid:durableId="634D25CF"/>
  <w16cid:commentId w16cid:paraId="33B0427D" w16cid:durableId="24226483"/>
  <w16cid:commentId w16cid:paraId="7323EBBE" w16cid:durableId="23A745D8"/>
  <w16cid:commentId w16cid:paraId="0F53F586" w16cid:durableId="765B808A"/>
  <w16cid:commentId w16cid:paraId="1C0712AA" w16cid:durableId="2CEA764A"/>
  <w16cid:commentId w16cid:paraId="2448BB29" w16cid:durableId="69420FAA"/>
  <w16cid:commentId w16cid:paraId="3647DD8D" w16cid:durableId="416DFB49"/>
  <w16cid:commentId w16cid:paraId="0178C365" w16cid:durableId="34F339F7"/>
  <w16cid:commentId w16cid:paraId="51ED02A0" w16cid:durableId="52C7DC5B"/>
  <w16cid:commentId w16cid:paraId="0ADAA437" w16cid:durableId="2C57EE13"/>
  <w16cid:commentId w16cid:paraId="7E712E92" w16cid:durableId="6412CF4A"/>
  <w16cid:commentId w16cid:paraId="54D05E52" w16cid:durableId="76A4BDBD"/>
  <w16cid:commentId w16cid:paraId="7973CB62" w16cid:durableId="71629892"/>
  <w16cid:commentId w16cid:paraId="756EECBF" w16cid:durableId="157A6859"/>
  <w16cid:commentId w16cid:paraId="46D2FB2E" w16cid:durableId="5243730D"/>
  <w16cid:commentId w16cid:paraId="343F5C59" w16cid:durableId="68056A13"/>
  <w16cid:commentId w16cid:paraId="3E1BA6C4" w16cid:durableId="4A72D90D"/>
  <w16cid:commentId w16cid:paraId="4ABB48BA" w16cid:durableId="34FFDC06"/>
  <w16cid:commentId w16cid:paraId="76178D79" w16cid:durableId="127098C3"/>
  <w16cid:commentId w16cid:paraId="01A4258C" w16cid:durableId="04B2B435"/>
  <w16cid:commentId w16cid:paraId="2D6CFE30" w16cid:durableId="3EAA9A02"/>
  <w16cid:commentId w16cid:paraId="09A9F0F5" w16cid:durableId="3B0BACC2"/>
  <w16cid:commentId w16cid:paraId="70C7C067" w16cid:durableId="64C93D79"/>
  <w16cid:commentId w16cid:paraId="4974B8D9" w16cid:durableId="23D2D53C"/>
  <w16cid:commentId w16cid:paraId="09D641BC" w16cid:durableId="4DDF497F"/>
  <w16cid:commentId w16cid:paraId="56AABC7F" w16cid:durableId="4DC8E9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3C81" w14:textId="77777777" w:rsidR="000944AA" w:rsidRDefault="000944AA" w:rsidP="006F08CB">
      <w:r>
        <w:separator/>
      </w:r>
    </w:p>
  </w:endnote>
  <w:endnote w:type="continuationSeparator" w:id="0">
    <w:p w14:paraId="0A486C62" w14:textId="77777777" w:rsidR="000944AA" w:rsidRDefault="000944AA" w:rsidP="006F08CB">
      <w:r>
        <w:continuationSeparator/>
      </w:r>
    </w:p>
  </w:endnote>
  <w:endnote w:type="continuationNotice" w:id="1">
    <w:p w14:paraId="240E2B46" w14:textId="77777777" w:rsidR="000944AA" w:rsidRDefault="000944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5346" w14:textId="77777777" w:rsidR="00B62AC8" w:rsidRDefault="00B62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3409" w14:textId="77777777" w:rsidR="005A262F" w:rsidRPr="00081F9F" w:rsidRDefault="005A262F" w:rsidP="00957CE7">
    <w:pPr>
      <w:pStyle w:val="Footer"/>
      <w:jc w:val="center"/>
      <w:rPr>
        <w:rFonts w:cs="Times New Roman"/>
      </w:rPr>
    </w:pPr>
    <w:r w:rsidRPr="00081F9F">
      <w:rPr>
        <w:rFonts w:cs="Times New Roman"/>
      </w:rPr>
      <w:t xml:space="preserve">Page </w:t>
    </w:r>
    <w:r w:rsidRPr="00081F9F">
      <w:rPr>
        <w:rFonts w:cs="Times New Roman"/>
      </w:rPr>
      <w:fldChar w:fldCharType="begin"/>
    </w:r>
    <w:r w:rsidRPr="00081F9F">
      <w:rPr>
        <w:rFonts w:cs="Times New Roman"/>
      </w:rPr>
      <w:instrText xml:space="preserve"> PAGE  \* Arabic  \* MERGEFORMAT </w:instrText>
    </w:r>
    <w:r w:rsidRPr="00081F9F">
      <w:rPr>
        <w:rFonts w:cs="Times New Roman"/>
      </w:rPr>
      <w:fldChar w:fldCharType="separate"/>
    </w:r>
    <w:r w:rsidR="003E736D">
      <w:rPr>
        <w:rFonts w:cs="Times New Roman"/>
        <w:noProof/>
      </w:rPr>
      <w:t>35</w:t>
    </w:r>
    <w:r w:rsidRPr="00081F9F">
      <w:rPr>
        <w:rFonts w:cs="Times New Roman"/>
      </w:rPr>
      <w:fldChar w:fldCharType="end"/>
    </w:r>
    <w:r w:rsidRPr="00081F9F">
      <w:rPr>
        <w:rFonts w:cs="Times New Roman"/>
      </w:rPr>
      <w:t xml:space="preserve"> of </w:t>
    </w:r>
    <w:r w:rsidRPr="00081F9F">
      <w:rPr>
        <w:rFonts w:cs="Times New Roman"/>
      </w:rPr>
      <w:fldChar w:fldCharType="begin"/>
    </w:r>
    <w:r w:rsidRPr="00081F9F">
      <w:rPr>
        <w:rFonts w:cs="Times New Roman"/>
      </w:rPr>
      <w:instrText>NUMPAGES  \* Arabic  \* MERGEFORMAT</w:instrText>
    </w:r>
    <w:r w:rsidRPr="00081F9F">
      <w:rPr>
        <w:rFonts w:cs="Times New Roman"/>
      </w:rPr>
      <w:fldChar w:fldCharType="separate"/>
    </w:r>
    <w:r w:rsidR="003E736D">
      <w:rPr>
        <w:rFonts w:cs="Times New Roman"/>
        <w:noProof/>
      </w:rPr>
      <w:t>35</w:t>
    </w:r>
    <w:r w:rsidRPr="00081F9F">
      <w:rPr>
        <w:rFonts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4987" w14:textId="77777777" w:rsidR="002E5DE2" w:rsidRPr="0053173B" w:rsidRDefault="002E5DE2" w:rsidP="0053173B">
    <w:pPr>
      <w:pStyle w:val="Footer"/>
      <w:jc w:val="cen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81C2" w14:textId="77777777" w:rsidR="000944AA" w:rsidRDefault="000944AA" w:rsidP="006F08CB">
      <w:r>
        <w:separator/>
      </w:r>
    </w:p>
  </w:footnote>
  <w:footnote w:type="continuationSeparator" w:id="0">
    <w:p w14:paraId="3A0DBB39" w14:textId="77777777" w:rsidR="000944AA" w:rsidRDefault="000944AA" w:rsidP="006F08CB">
      <w:r>
        <w:continuationSeparator/>
      </w:r>
    </w:p>
  </w:footnote>
  <w:footnote w:type="continuationNotice" w:id="1">
    <w:p w14:paraId="5AA75E44" w14:textId="77777777" w:rsidR="000944AA" w:rsidRDefault="000944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5F5F" w14:textId="77777777" w:rsidR="00B62AC8" w:rsidRDefault="00B62A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9AEC" w14:textId="536885FC" w:rsidR="0015045D" w:rsidRPr="002E5DE2" w:rsidRDefault="000944AA" w:rsidP="0015045D">
    <w:pPr>
      <w:pStyle w:val="Header"/>
      <w:jc w:val="center"/>
      <w:rPr>
        <w:sz w:val="18"/>
        <w:szCs w:val="18"/>
      </w:rPr>
    </w:pPr>
    <w:r>
      <w:rPr>
        <w:noProof/>
        <w:sz w:val="18"/>
        <w:szCs w:val="18"/>
      </w:rPr>
      <w:pict w14:anchorId="6DC52A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289.25pt;height:100pt;rotation:315;z-index:251658240;mso-wrap-edited:f;mso-width-percent:0;mso-height-percent:0;mso-position-horizontal:center;mso-position-horizontal-relative:margin;mso-position-vertical:center;mso-position-vertical-relative:margin;mso-width-percent:0;mso-height-percent:0" fillcolor="silver" stroked="f">
          <v:shadow color="#868686"/>
          <v:textpath style="font-family:&quot;Arial&quot;;font-weight:bold;v-text-kern:t" trim="t" fitpath="t" string="DRAFT"/>
          <o:lock v:ext="edit" aspectratio="t"/>
          <w10:wrap anchorx="margin" anchory="margin"/>
        </v:shape>
      </w:pict>
    </w:r>
    <w:r w:rsidR="0015045D" w:rsidRPr="002E5DE2">
      <w:rPr>
        <w:sz w:val="18"/>
        <w:szCs w:val="18"/>
      </w:rPr>
      <w:t xml:space="preserve">The only official copy of this document is the one online in the SharePoint Document Center. Before using a printed copy, </w:t>
    </w:r>
    <w:r w:rsidR="0015045D" w:rsidRPr="002E5DE2">
      <w:rPr>
        <w:sz w:val="18"/>
        <w:szCs w:val="18"/>
      </w:rPr>
      <w:br/>
      <w:t xml:space="preserve">verify that it is current by checking the printed document’s </w:t>
    </w:r>
    <w:r w:rsidR="0015045D">
      <w:rPr>
        <w:sz w:val="18"/>
        <w:szCs w:val="18"/>
      </w:rPr>
      <w:t>Revi</w:t>
    </w:r>
    <w:r w:rsidR="0015045D" w:rsidRPr="002E5DE2">
      <w:rPr>
        <w:sz w:val="18"/>
        <w:szCs w:val="18"/>
      </w:rPr>
      <w:t>sion History log with that of the online version.</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519"/>
      <w:gridCol w:w="2519"/>
      <w:gridCol w:w="2524"/>
    </w:tblGrid>
    <w:tr w:rsidR="0015045D" w:rsidRPr="00D922F4" w14:paraId="6A45779B" w14:textId="77777777" w:rsidTr="5A047D29">
      <w:trPr>
        <w:jc w:val="center"/>
      </w:trPr>
      <w:tc>
        <w:tcPr>
          <w:tcW w:w="10080" w:type="dxa"/>
          <w:gridSpan w:val="4"/>
          <w:tcBorders>
            <w:bottom w:val="single" w:sz="4" w:space="0" w:color="000000" w:themeColor="text1"/>
          </w:tcBorders>
          <w:vAlign w:val="center"/>
        </w:tcPr>
        <w:p w14:paraId="47462D52" w14:textId="77777777" w:rsidR="0015045D" w:rsidRPr="00D922F4" w:rsidRDefault="0015045D" w:rsidP="0015045D">
          <w:pPr>
            <w:pStyle w:val="HeaderCellCtr"/>
          </w:pPr>
          <w:r w:rsidRPr="00D922F4">
            <w:t>Electron-Ion Collider, Brookhaven National Laboratory</w:t>
          </w:r>
          <w:r>
            <w:t xml:space="preserve"> &amp; </w:t>
          </w:r>
          <w:r w:rsidR="004E6E77" w:rsidRPr="004E6E77">
            <w:t>Thomas Jefferson National Accelerator Facility</w:t>
          </w:r>
        </w:p>
      </w:tc>
    </w:tr>
    <w:tr w:rsidR="006F3314" w:rsidRPr="00D922F4" w14:paraId="6AE10F52" w14:textId="77777777" w:rsidTr="5A047D29">
      <w:trPr>
        <w:jc w:val="center"/>
      </w:trPr>
      <w:tc>
        <w:tcPr>
          <w:tcW w:w="2518" w:type="dxa"/>
          <w:tcBorders>
            <w:bottom w:val="single" w:sz="4" w:space="0" w:color="000000" w:themeColor="text1"/>
          </w:tcBorders>
        </w:tcPr>
        <w:p w14:paraId="060A66D4" w14:textId="3038126F" w:rsidR="006F3314" w:rsidRPr="0015045D" w:rsidRDefault="006F3314" w:rsidP="006F3314">
          <w:pPr>
            <w:pStyle w:val="HeaderCell"/>
            <w:rPr>
              <w:rStyle w:val="Strong"/>
              <w:b w:val="0"/>
              <w:bCs w:val="0"/>
            </w:rPr>
          </w:pPr>
          <w:r w:rsidRPr="00D922F4">
            <w:rPr>
              <w:rStyle w:val="Strong"/>
            </w:rPr>
            <w:t xml:space="preserve">Doc No.  </w:t>
          </w:r>
          <w:r w:rsidR="00B62AC8">
            <w:rPr>
              <w:rStyle w:val="Strong"/>
            </w:rPr>
            <w:t>EIC-SEG-RSI-</w:t>
          </w:r>
          <w:r w:rsidR="2D964916" w:rsidRPr="2D964916">
            <w:rPr>
              <w:rStyle w:val="Strong"/>
            </w:rPr>
            <w:t>158</w:t>
          </w:r>
        </w:p>
      </w:tc>
      <w:tc>
        <w:tcPr>
          <w:tcW w:w="2519" w:type="dxa"/>
          <w:tcBorders>
            <w:bottom w:val="single" w:sz="4" w:space="0" w:color="000000" w:themeColor="text1"/>
          </w:tcBorders>
        </w:tcPr>
        <w:p w14:paraId="58178D9C" w14:textId="008FE325" w:rsidR="006F3314" w:rsidRPr="00D922F4" w:rsidRDefault="006F3314" w:rsidP="006F3314">
          <w:pPr>
            <w:pStyle w:val="HeaderCell"/>
            <w:rPr>
              <w:rStyle w:val="Strong"/>
            </w:rPr>
          </w:pPr>
          <w:r w:rsidRPr="00D922F4">
            <w:rPr>
              <w:rStyle w:val="Strong"/>
            </w:rPr>
            <w:t>Author:</w:t>
          </w:r>
          <w:r w:rsidRPr="000D5A4D">
            <w:rPr>
              <w:rStyle w:val="Strong"/>
              <w:b w:val="0"/>
              <w:bCs w:val="0"/>
            </w:rPr>
            <w:t xml:space="preserve"> </w:t>
          </w:r>
          <w:r w:rsidR="00B62AC8">
            <w:t>Zhijian Yin</w:t>
          </w:r>
        </w:p>
      </w:tc>
      <w:tc>
        <w:tcPr>
          <w:tcW w:w="2519" w:type="dxa"/>
          <w:tcBorders>
            <w:bottom w:val="single" w:sz="4" w:space="0" w:color="000000" w:themeColor="text1"/>
          </w:tcBorders>
        </w:tcPr>
        <w:p w14:paraId="1AA07529" w14:textId="308D7DDD" w:rsidR="006F3314" w:rsidRPr="0015045D" w:rsidRDefault="31E9A0A6" w:rsidP="006F3314">
          <w:pPr>
            <w:pStyle w:val="HeaderCell"/>
            <w:rPr>
              <w:rStyle w:val="Strong"/>
              <w:b w:val="0"/>
              <w:bCs w:val="0"/>
            </w:rPr>
          </w:pPr>
          <w:r w:rsidRPr="31E9A0A6">
            <w:rPr>
              <w:rStyle w:val="Strong"/>
            </w:rPr>
            <w:t xml:space="preserve">Effective Date: </w:t>
          </w:r>
          <w:r w:rsidRPr="31E9A0A6">
            <w:rPr>
              <w:rStyle w:val="Strong"/>
              <w:b w:val="0"/>
              <w:bCs w:val="0"/>
            </w:rPr>
            <w:t>October 28, 2025</w:t>
          </w:r>
        </w:p>
      </w:tc>
      <w:tc>
        <w:tcPr>
          <w:tcW w:w="2524" w:type="dxa"/>
          <w:tcBorders>
            <w:bottom w:val="single" w:sz="4" w:space="0" w:color="000000" w:themeColor="text1"/>
          </w:tcBorders>
        </w:tcPr>
        <w:p w14:paraId="18BB776B" w14:textId="77777777" w:rsidR="006F3314" w:rsidRPr="00D922F4" w:rsidRDefault="006F3314" w:rsidP="006F3314">
          <w:pPr>
            <w:pStyle w:val="HeaderCell"/>
          </w:pPr>
          <w:r w:rsidRPr="00D922F4">
            <w:rPr>
              <w:rStyle w:val="Strong"/>
            </w:rPr>
            <w:t>Review Frequency:</w:t>
          </w:r>
          <w:r w:rsidRPr="00D922F4">
            <w:t xml:space="preserve"> </w:t>
          </w:r>
          <w:r w:rsidR="00C23036">
            <w:t>5</w:t>
          </w:r>
          <w:r w:rsidRPr="00D922F4">
            <w:t xml:space="preserve"> year</w:t>
          </w:r>
          <w:r w:rsidR="00C23036">
            <w:t>s</w:t>
          </w:r>
        </w:p>
      </w:tc>
    </w:tr>
    <w:tr w:rsidR="006F3314" w:rsidRPr="00D922F4" w14:paraId="579498F7" w14:textId="77777777" w:rsidTr="5A047D29">
      <w:trPr>
        <w:jc w:val="center"/>
      </w:trPr>
      <w:tc>
        <w:tcPr>
          <w:tcW w:w="7556" w:type="dxa"/>
          <w:gridSpan w:val="3"/>
          <w:tcBorders>
            <w:top w:val="single" w:sz="4" w:space="0" w:color="000000" w:themeColor="text1"/>
          </w:tcBorders>
        </w:tcPr>
        <w:p w14:paraId="5715B99E" w14:textId="2B89534A" w:rsidR="006F3314" w:rsidRPr="000D5A4D" w:rsidRDefault="5A047D29" w:rsidP="006F3314">
          <w:pPr>
            <w:pStyle w:val="HeaderCell"/>
            <w:rPr>
              <w:rStyle w:val="Strong"/>
              <w:b w:val="0"/>
              <w:bCs w:val="0"/>
            </w:rPr>
          </w:pPr>
          <w:r w:rsidRPr="5A047D29">
            <w:rPr>
              <w:b/>
              <w:bCs/>
            </w:rPr>
            <w:t xml:space="preserve">Requirements, Specifications, and Interfaces: </w:t>
          </w:r>
          <w:r>
            <w:t>Controls Software Functional and Performance Requirements Document</w:t>
          </w:r>
        </w:p>
      </w:tc>
      <w:tc>
        <w:tcPr>
          <w:tcW w:w="2524" w:type="dxa"/>
          <w:tcBorders>
            <w:top w:val="single" w:sz="4" w:space="0" w:color="000000" w:themeColor="text1"/>
          </w:tcBorders>
          <w:vAlign w:val="center"/>
        </w:tcPr>
        <w:p w14:paraId="777ED3E9" w14:textId="77777777" w:rsidR="006F3314" w:rsidRPr="00D922F4" w:rsidRDefault="006F3314" w:rsidP="006F3314">
          <w:pPr>
            <w:pStyle w:val="HeaderCell"/>
          </w:pPr>
          <w:r w:rsidRPr="00D922F4">
            <w:rPr>
              <w:rStyle w:val="Strong"/>
            </w:rPr>
            <w:t>Revision:</w:t>
          </w:r>
          <w:r w:rsidRPr="00D922F4">
            <w:t xml:space="preserve"> 0</w:t>
          </w:r>
          <w:r>
            <w:t>0</w:t>
          </w:r>
        </w:p>
      </w:tc>
    </w:tr>
  </w:tbl>
  <w:p w14:paraId="7ABD175D" w14:textId="77777777" w:rsidR="005A262F" w:rsidRPr="00BC2D14" w:rsidRDefault="005A262F">
    <w:pPr>
      <w:pStyle w:val="Header"/>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AD89" w14:textId="77777777" w:rsidR="002E5DE2" w:rsidRPr="002E5DE2" w:rsidRDefault="002E5DE2" w:rsidP="002E5DE2">
    <w:pPr>
      <w:pStyle w:val="Header"/>
      <w:jc w:val="center"/>
      <w:rPr>
        <w:sz w:val="18"/>
        <w:szCs w:val="18"/>
      </w:rPr>
    </w:pPr>
    <w:r w:rsidRPr="002E5DE2">
      <w:rPr>
        <w:sz w:val="18"/>
        <w:szCs w:val="18"/>
      </w:rPr>
      <w:t xml:space="preserve">The only official copy of this document is the one online in the SharePoint Document Center. Before using a printed copy, </w:t>
    </w:r>
    <w:r w:rsidRPr="002E5DE2">
      <w:rPr>
        <w:sz w:val="18"/>
        <w:szCs w:val="18"/>
      </w:rPr>
      <w:br/>
      <w:t xml:space="preserve">verify that it is current by checking the printed document’s </w:t>
    </w:r>
    <w:r w:rsidR="006B0C00">
      <w:rPr>
        <w:sz w:val="18"/>
        <w:szCs w:val="18"/>
      </w:rPr>
      <w:t>Revi</w:t>
    </w:r>
    <w:r w:rsidRPr="002E5DE2">
      <w:rPr>
        <w:sz w:val="18"/>
        <w:szCs w:val="18"/>
      </w:rPr>
      <w:t>sion History log with that of the online version.</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519"/>
      <w:gridCol w:w="2519"/>
      <w:gridCol w:w="2524"/>
    </w:tblGrid>
    <w:tr w:rsidR="002E5DE2" w:rsidRPr="00D922F4" w14:paraId="6DDE75F2" w14:textId="77777777" w:rsidTr="006B0C00">
      <w:trPr>
        <w:jc w:val="center"/>
      </w:trPr>
      <w:tc>
        <w:tcPr>
          <w:tcW w:w="10080" w:type="dxa"/>
          <w:gridSpan w:val="4"/>
          <w:tcBorders>
            <w:bottom w:val="single" w:sz="4" w:space="0" w:color="000000" w:themeColor="text1"/>
          </w:tcBorders>
          <w:vAlign w:val="center"/>
        </w:tcPr>
        <w:p w14:paraId="65AB0B54" w14:textId="77777777" w:rsidR="002E5DE2" w:rsidRPr="00D922F4" w:rsidRDefault="002E5DE2" w:rsidP="002E5DE2">
          <w:pPr>
            <w:pStyle w:val="HeaderCellCtr"/>
          </w:pPr>
          <w:r w:rsidRPr="00D922F4">
            <w:t>Electron-Ion Collider, Brookhaven National Laboratory</w:t>
          </w:r>
          <w:r w:rsidR="00894494">
            <w:t xml:space="preserve"> &amp; </w:t>
          </w:r>
          <w:r w:rsidR="004E6E77" w:rsidRPr="004E6E77">
            <w:t>Thomas Jefferson National Accelerator Facility</w:t>
          </w:r>
        </w:p>
      </w:tc>
    </w:tr>
    <w:tr w:rsidR="002E5DE2" w:rsidRPr="00D922F4" w14:paraId="22A98080" w14:textId="77777777" w:rsidTr="006B0C00">
      <w:trPr>
        <w:jc w:val="center"/>
      </w:trPr>
      <w:tc>
        <w:tcPr>
          <w:tcW w:w="2520" w:type="dxa"/>
          <w:tcBorders>
            <w:bottom w:val="single" w:sz="4" w:space="0" w:color="000000" w:themeColor="text1"/>
          </w:tcBorders>
        </w:tcPr>
        <w:p w14:paraId="0A5FBC5A" w14:textId="4EAA7F6E" w:rsidR="002E5DE2" w:rsidRPr="0015045D" w:rsidRDefault="002E5DE2" w:rsidP="002E5DE2">
          <w:pPr>
            <w:pStyle w:val="HeaderCell"/>
            <w:rPr>
              <w:rStyle w:val="Strong"/>
              <w:b w:val="0"/>
              <w:bCs w:val="0"/>
            </w:rPr>
          </w:pPr>
          <w:r w:rsidRPr="00D922F4">
            <w:rPr>
              <w:rStyle w:val="Strong"/>
            </w:rPr>
            <w:t xml:space="preserve">Doc No.  </w:t>
          </w:r>
          <w:r w:rsidR="00B62AC8">
            <w:rPr>
              <w:rStyle w:val="Strong"/>
            </w:rPr>
            <w:t>TBD</w:t>
          </w:r>
        </w:p>
      </w:tc>
      <w:tc>
        <w:tcPr>
          <w:tcW w:w="2520" w:type="dxa"/>
          <w:tcBorders>
            <w:bottom w:val="single" w:sz="4" w:space="0" w:color="000000" w:themeColor="text1"/>
          </w:tcBorders>
        </w:tcPr>
        <w:p w14:paraId="15C990DB" w14:textId="381D63B1" w:rsidR="002E5DE2" w:rsidRPr="00D922F4" w:rsidRDefault="002E5DE2" w:rsidP="002E5DE2">
          <w:pPr>
            <w:pStyle w:val="HeaderCell"/>
            <w:rPr>
              <w:rStyle w:val="Strong"/>
            </w:rPr>
          </w:pPr>
          <w:r w:rsidRPr="00D922F4">
            <w:rPr>
              <w:rStyle w:val="Strong"/>
            </w:rPr>
            <w:t>Author:</w:t>
          </w:r>
          <w:r w:rsidRPr="000D5A4D">
            <w:rPr>
              <w:rStyle w:val="Strong"/>
              <w:b w:val="0"/>
              <w:bCs w:val="0"/>
            </w:rPr>
            <w:t xml:space="preserve"> </w:t>
          </w:r>
          <w:r w:rsidR="00B62AC8">
            <w:t>Zhijian Yin</w:t>
          </w:r>
        </w:p>
      </w:tc>
      <w:tc>
        <w:tcPr>
          <w:tcW w:w="2520" w:type="dxa"/>
          <w:tcBorders>
            <w:bottom w:val="single" w:sz="4" w:space="0" w:color="000000" w:themeColor="text1"/>
          </w:tcBorders>
        </w:tcPr>
        <w:p w14:paraId="70C6D1F6" w14:textId="47177571" w:rsidR="002E5DE2" w:rsidRPr="0015045D" w:rsidRDefault="002E5DE2" w:rsidP="002E5DE2">
          <w:pPr>
            <w:pStyle w:val="HeaderCell"/>
            <w:rPr>
              <w:rStyle w:val="Strong"/>
              <w:b w:val="0"/>
              <w:bCs w:val="0"/>
            </w:rPr>
          </w:pPr>
          <w:r w:rsidRPr="00D922F4">
            <w:rPr>
              <w:rStyle w:val="Strong"/>
            </w:rPr>
            <w:t xml:space="preserve">Effective Date: </w:t>
          </w:r>
          <w:r w:rsidR="00B62AC8">
            <w:rPr>
              <w:rStyle w:val="Strong"/>
              <w:b w:val="0"/>
              <w:bCs w:val="0"/>
            </w:rPr>
            <w:t>October 06, 2025</w:t>
          </w:r>
        </w:p>
      </w:tc>
      <w:tc>
        <w:tcPr>
          <w:tcW w:w="2520" w:type="dxa"/>
          <w:tcBorders>
            <w:bottom w:val="single" w:sz="4" w:space="0" w:color="000000" w:themeColor="text1"/>
          </w:tcBorders>
        </w:tcPr>
        <w:p w14:paraId="1671B13F" w14:textId="77777777" w:rsidR="002E5DE2" w:rsidRPr="00D922F4" w:rsidRDefault="002E5DE2" w:rsidP="002E5DE2">
          <w:pPr>
            <w:pStyle w:val="HeaderCell"/>
          </w:pPr>
          <w:r w:rsidRPr="00D922F4">
            <w:rPr>
              <w:rStyle w:val="Strong"/>
            </w:rPr>
            <w:t>Review Frequency:</w:t>
          </w:r>
          <w:r w:rsidRPr="00D922F4">
            <w:t xml:space="preserve"> </w:t>
          </w:r>
          <w:r w:rsidR="00C23036">
            <w:t>5</w:t>
          </w:r>
          <w:r w:rsidRPr="00D922F4">
            <w:t xml:space="preserve"> year</w:t>
          </w:r>
          <w:r w:rsidR="00C23036">
            <w:t>s</w:t>
          </w:r>
        </w:p>
      </w:tc>
    </w:tr>
    <w:tr w:rsidR="002E5DE2" w:rsidRPr="00D922F4" w14:paraId="49EB6360" w14:textId="77777777" w:rsidTr="006B0C00">
      <w:trPr>
        <w:jc w:val="center"/>
      </w:trPr>
      <w:tc>
        <w:tcPr>
          <w:tcW w:w="7555" w:type="dxa"/>
          <w:gridSpan w:val="3"/>
          <w:tcBorders>
            <w:top w:val="single" w:sz="4" w:space="0" w:color="000000" w:themeColor="text1"/>
          </w:tcBorders>
        </w:tcPr>
        <w:p w14:paraId="5BB37455" w14:textId="38D553E8" w:rsidR="002E5DE2" w:rsidRPr="000D5A4D" w:rsidRDefault="000D5A4D" w:rsidP="002E5DE2">
          <w:pPr>
            <w:pStyle w:val="HeaderCell"/>
            <w:rPr>
              <w:rStyle w:val="Strong"/>
              <w:b w:val="0"/>
              <w:bCs w:val="0"/>
            </w:rPr>
          </w:pPr>
          <w:r w:rsidRPr="000D5A4D">
            <w:rPr>
              <w:b/>
              <w:bCs/>
            </w:rPr>
            <w:t>Requirements, Specifications, and Interfaces</w:t>
          </w:r>
          <w:r>
            <w:rPr>
              <w:b/>
              <w:bCs/>
            </w:rPr>
            <w:t xml:space="preserve">: </w:t>
          </w:r>
          <w:r w:rsidR="00B62AC8">
            <w:t>Controls Software</w:t>
          </w:r>
          <w:r w:rsidR="00033DE2" w:rsidRPr="00033DE2">
            <w:t xml:space="preserve"> (</w:t>
          </w:r>
          <w:r w:rsidR="00B62AC8">
            <w:t>Controls Software</w:t>
          </w:r>
          <w:r w:rsidR="00033DE2" w:rsidRPr="00033DE2">
            <w:t xml:space="preserve">) </w:t>
          </w:r>
          <w:r w:rsidR="00C23036">
            <w:t>Performance Requirement Document</w:t>
          </w:r>
        </w:p>
      </w:tc>
      <w:tc>
        <w:tcPr>
          <w:tcW w:w="2525" w:type="dxa"/>
          <w:tcBorders>
            <w:top w:val="single" w:sz="4" w:space="0" w:color="000000" w:themeColor="text1"/>
          </w:tcBorders>
          <w:vAlign w:val="center"/>
        </w:tcPr>
        <w:p w14:paraId="0E82C5D0" w14:textId="77777777" w:rsidR="002E5DE2" w:rsidRPr="00D922F4" w:rsidRDefault="002E5DE2" w:rsidP="002E5DE2">
          <w:pPr>
            <w:pStyle w:val="HeaderCell"/>
          </w:pPr>
          <w:r w:rsidRPr="00D922F4">
            <w:rPr>
              <w:rStyle w:val="Strong"/>
            </w:rPr>
            <w:t>Revision:</w:t>
          </w:r>
          <w:r w:rsidRPr="00D922F4">
            <w:t xml:space="preserve"> 0</w:t>
          </w:r>
          <w:r w:rsidR="006B0C00">
            <w:t>0</w:t>
          </w:r>
        </w:p>
      </w:tc>
    </w:tr>
  </w:tbl>
  <w:p w14:paraId="66503729" w14:textId="77777777" w:rsidR="005A262F" w:rsidRPr="00BC2D14" w:rsidRDefault="005A262F" w:rsidP="002E5DE2">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A90B6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888E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CEB6F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AF859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E4550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B88E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4AB4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38C0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6EC73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80A2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147BB"/>
    <w:multiLevelType w:val="multilevel"/>
    <w:tmpl w:val="3BF0E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5401B"/>
    <w:multiLevelType w:val="multilevel"/>
    <w:tmpl w:val="35928E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FD5F8A"/>
    <w:multiLevelType w:val="multilevel"/>
    <w:tmpl w:val="F630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320A31"/>
    <w:multiLevelType w:val="hybridMultilevel"/>
    <w:tmpl w:val="5012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DA4855"/>
    <w:multiLevelType w:val="multilevel"/>
    <w:tmpl w:val="62F6F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6351C"/>
    <w:multiLevelType w:val="hybridMultilevel"/>
    <w:tmpl w:val="D29E8262"/>
    <w:lvl w:ilvl="0" w:tplc="DC507348">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17931C1B"/>
    <w:multiLevelType w:val="hybridMultilevel"/>
    <w:tmpl w:val="FB8E19C0"/>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7" w15:restartNumberingAfterBreak="0">
    <w:nsid w:val="188D1F30"/>
    <w:multiLevelType w:val="multilevel"/>
    <w:tmpl w:val="AC5E44A0"/>
    <w:lvl w:ilvl="0">
      <w:start w:val="1"/>
      <w:numFmt w:val="decimal"/>
      <w:lvlText w:val="%1."/>
      <w:lvlJc w:val="right"/>
      <w:pPr>
        <w:tabs>
          <w:tab w:val="num" w:pos="0"/>
        </w:tabs>
        <w:ind w:left="0" w:hanging="144"/>
      </w:pPr>
      <w:rPr>
        <w:rFonts w:hint="default"/>
      </w:rPr>
    </w:lvl>
    <w:lvl w:ilvl="1">
      <w:start w:val="1"/>
      <w:numFmt w:val="decimal"/>
      <w:lvlText w:val="%1.%2"/>
      <w:lvlJc w:val="left"/>
      <w:pPr>
        <w:ind w:left="576" w:hanging="576"/>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B105D0A"/>
    <w:multiLevelType w:val="multilevel"/>
    <w:tmpl w:val="426C77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A1E9E"/>
    <w:multiLevelType w:val="hybridMultilevel"/>
    <w:tmpl w:val="74B0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F2A79"/>
    <w:multiLevelType w:val="multilevel"/>
    <w:tmpl w:val="3DEAA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1A4E97"/>
    <w:multiLevelType w:val="multilevel"/>
    <w:tmpl w:val="7DBE7FB2"/>
    <w:lvl w:ilvl="0">
      <w:start w:val="1"/>
      <w:numFmt w:val="decimal"/>
      <w:pStyle w:val="TableNumber"/>
      <w:suff w:val="space"/>
      <w:lvlText w:val="Table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26850120"/>
    <w:multiLevelType w:val="multilevel"/>
    <w:tmpl w:val="A294B9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E72CA4"/>
    <w:multiLevelType w:val="hybridMultilevel"/>
    <w:tmpl w:val="1A5A44F8"/>
    <w:lvl w:ilvl="0" w:tplc="884E97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F57B8"/>
    <w:multiLevelType w:val="hybridMultilevel"/>
    <w:tmpl w:val="F120E290"/>
    <w:lvl w:ilvl="0" w:tplc="07F463F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7C143D"/>
    <w:multiLevelType w:val="multilevel"/>
    <w:tmpl w:val="E514ABB6"/>
    <w:lvl w:ilvl="0">
      <w:start w:val="1"/>
      <w:numFmt w:val="decimal"/>
      <w:pStyle w:val="Heading1"/>
      <w:lvlText w:val="%1."/>
      <w:lvlJc w:val="right"/>
      <w:pPr>
        <w:tabs>
          <w:tab w:val="num" w:pos="0"/>
        </w:tabs>
        <w:ind w:left="0" w:hanging="144"/>
      </w:pPr>
      <w:rPr>
        <w:rFonts w:hint="default"/>
      </w:rPr>
    </w:lvl>
    <w:lvl w:ilvl="1">
      <w:start w:val="1"/>
      <w:numFmt w:val="decimal"/>
      <w:pStyle w:val="Heading2"/>
      <w:lvlText w:val="%1.%2"/>
      <w:lvlJc w:val="left"/>
      <w:pPr>
        <w:ind w:left="32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3D23334A"/>
    <w:multiLevelType w:val="multilevel"/>
    <w:tmpl w:val="A0F445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78655E"/>
    <w:multiLevelType w:val="hybridMultilevel"/>
    <w:tmpl w:val="F9224EF0"/>
    <w:lvl w:ilvl="0" w:tplc="8952A29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F902C2"/>
    <w:multiLevelType w:val="hybridMultilevel"/>
    <w:tmpl w:val="2B7ECC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4C3207"/>
    <w:multiLevelType w:val="hybridMultilevel"/>
    <w:tmpl w:val="AEC2C12A"/>
    <w:lvl w:ilvl="0" w:tplc="6E18048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3C5B35"/>
    <w:multiLevelType w:val="hybridMultilevel"/>
    <w:tmpl w:val="9E5830E8"/>
    <w:lvl w:ilvl="0" w:tplc="4030EC18">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15:restartNumberingAfterBreak="0">
    <w:nsid w:val="4DBA0D97"/>
    <w:multiLevelType w:val="hybridMultilevel"/>
    <w:tmpl w:val="31420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96D2B"/>
    <w:multiLevelType w:val="hybridMultilevel"/>
    <w:tmpl w:val="8F1A5E8A"/>
    <w:lvl w:ilvl="0" w:tplc="A3766936">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3" w15:restartNumberingAfterBreak="0">
    <w:nsid w:val="505B7826"/>
    <w:multiLevelType w:val="hybridMultilevel"/>
    <w:tmpl w:val="5ED0C652"/>
    <w:lvl w:ilvl="0" w:tplc="C27A39D4">
      <w:start w:val="1"/>
      <w:numFmt w:val="decimal"/>
      <w:pStyle w:val="ListofReference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9039FF"/>
    <w:multiLevelType w:val="hybridMultilevel"/>
    <w:tmpl w:val="63BED9E0"/>
    <w:lvl w:ilvl="0" w:tplc="1384378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47D06"/>
    <w:multiLevelType w:val="hybridMultilevel"/>
    <w:tmpl w:val="9D8A53BE"/>
    <w:lvl w:ilvl="0" w:tplc="167296B6">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1B568E"/>
    <w:multiLevelType w:val="multilevel"/>
    <w:tmpl w:val="9DC4DE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8C3124"/>
    <w:multiLevelType w:val="hybridMultilevel"/>
    <w:tmpl w:val="0384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E506EC"/>
    <w:multiLevelType w:val="hybridMultilevel"/>
    <w:tmpl w:val="B4BC061C"/>
    <w:lvl w:ilvl="0" w:tplc="7C0A2C1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202B1C"/>
    <w:multiLevelType w:val="hybridMultilevel"/>
    <w:tmpl w:val="EEE435B6"/>
    <w:lvl w:ilvl="0" w:tplc="5F72339E">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0" w15:restartNumberingAfterBreak="0">
    <w:nsid w:val="686F2F73"/>
    <w:multiLevelType w:val="multilevel"/>
    <w:tmpl w:val="33C0C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CE520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3B40A0B"/>
    <w:multiLevelType w:val="hybridMultilevel"/>
    <w:tmpl w:val="331C3F06"/>
    <w:lvl w:ilvl="0" w:tplc="295E6766">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3" w15:restartNumberingAfterBreak="0">
    <w:nsid w:val="74292B03"/>
    <w:multiLevelType w:val="hybridMultilevel"/>
    <w:tmpl w:val="3D36AD2C"/>
    <w:lvl w:ilvl="0" w:tplc="E72661A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241A8F"/>
    <w:multiLevelType w:val="hybridMultilevel"/>
    <w:tmpl w:val="F07C6296"/>
    <w:lvl w:ilvl="0" w:tplc="730E64D0">
      <w:start w:val="1"/>
      <w:numFmt w:val="decimal"/>
      <w:pStyle w:val="Figure"/>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D809C0"/>
    <w:multiLevelType w:val="multilevel"/>
    <w:tmpl w:val="A87C3D9E"/>
    <w:lvl w:ilvl="0">
      <w:start w:val="1"/>
      <w:numFmt w:val="decimal"/>
      <w:lvlText w:val="%1"/>
      <w:lvlJc w:val="right"/>
      <w:pPr>
        <w:ind w:left="432" w:hanging="144"/>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DE91D60"/>
    <w:multiLevelType w:val="hybridMultilevel"/>
    <w:tmpl w:val="61B27CFA"/>
    <w:lvl w:ilvl="0" w:tplc="C4DCCC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649771">
    <w:abstractNumId w:val="27"/>
  </w:num>
  <w:num w:numId="2" w16cid:durableId="1533805447">
    <w:abstractNumId w:val="38"/>
  </w:num>
  <w:num w:numId="3" w16cid:durableId="1886600254">
    <w:abstractNumId w:val="30"/>
  </w:num>
  <w:num w:numId="4" w16cid:durableId="1715693176">
    <w:abstractNumId w:val="29"/>
  </w:num>
  <w:num w:numId="5" w16cid:durableId="2029288335">
    <w:abstractNumId w:val="24"/>
  </w:num>
  <w:num w:numId="6" w16cid:durableId="305014538">
    <w:abstractNumId w:val="43"/>
  </w:num>
  <w:num w:numId="7" w16cid:durableId="496388224">
    <w:abstractNumId w:val="44"/>
  </w:num>
  <w:num w:numId="8" w16cid:durableId="240680782">
    <w:abstractNumId w:val="23"/>
  </w:num>
  <w:num w:numId="9" w16cid:durableId="23287623">
    <w:abstractNumId w:val="34"/>
  </w:num>
  <w:num w:numId="10" w16cid:durableId="1516379776">
    <w:abstractNumId w:val="42"/>
  </w:num>
  <w:num w:numId="11" w16cid:durableId="1994328982">
    <w:abstractNumId w:val="39"/>
  </w:num>
  <w:num w:numId="12" w16cid:durableId="710960004">
    <w:abstractNumId w:val="15"/>
  </w:num>
  <w:num w:numId="13" w16cid:durableId="839469095">
    <w:abstractNumId w:val="32"/>
  </w:num>
  <w:num w:numId="14" w16cid:durableId="173736188">
    <w:abstractNumId w:val="25"/>
  </w:num>
  <w:num w:numId="15" w16cid:durableId="1421952870">
    <w:abstractNumId w:val="33"/>
  </w:num>
  <w:num w:numId="16" w16cid:durableId="993989099">
    <w:abstractNumId w:val="21"/>
  </w:num>
  <w:num w:numId="17" w16cid:durableId="969748453">
    <w:abstractNumId w:val="46"/>
  </w:num>
  <w:num w:numId="18" w16cid:durableId="1206674751">
    <w:abstractNumId w:val="22"/>
  </w:num>
  <w:num w:numId="19" w16cid:durableId="2120492997">
    <w:abstractNumId w:val="12"/>
  </w:num>
  <w:num w:numId="20" w16cid:durableId="1444421280">
    <w:abstractNumId w:val="10"/>
  </w:num>
  <w:num w:numId="21" w16cid:durableId="805511138">
    <w:abstractNumId w:val="40"/>
  </w:num>
  <w:num w:numId="22" w16cid:durableId="1089616483">
    <w:abstractNumId w:val="20"/>
  </w:num>
  <w:num w:numId="23" w16cid:durableId="621301619">
    <w:abstractNumId w:val="14"/>
  </w:num>
  <w:num w:numId="24" w16cid:durableId="1597984203">
    <w:abstractNumId w:val="18"/>
  </w:num>
  <w:num w:numId="25" w16cid:durableId="1987515378">
    <w:abstractNumId w:val="36"/>
  </w:num>
  <w:num w:numId="26" w16cid:durableId="1325207190">
    <w:abstractNumId w:val="26"/>
  </w:num>
  <w:num w:numId="27" w16cid:durableId="636255087">
    <w:abstractNumId w:val="11"/>
  </w:num>
  <w:num w:numId="28" w16cid:durableId="1517764149">
    <w:abstractNumId w:val="35"/>
  </w:num>
  <w:num w:numId="29" w16cid:durableId="1599480062">
    <w:abstractNumId w:val="4"/>
  </w:num>
  <w:num w:numId="30" w16cid:durableId="1608001330">
    <w:abstractNumId w:val="3"/>
  </w:num>
  <w:num w:numId="31" w16cid:durableId="228687466">
    <w:abstractNumId w:val="41"/>
  </w:num>
  <w:num w:numId="32" w16cid:durableId="1859461337">
    <w:abstractNumId w:val="45"/>
  </w:num>
  <w:num w:numId="33" w16cid:durableId="524635348">
    <w:abstractNumId w:val="9"/>
  </w:num>
  <w:num w:numId="34" w16cid:durableId="714160562">
    <w:abstractNumId w:val="7"/>
  </w:num>
  <w:num w:numId="35" w16cid:durableId="982849950">
    <w:abstractNumId w:val="6"/>
  </w:num>
  <w:num w:numId="36" w16cid:durableId="1127509003">
    <w:abstractNumId w:val="5"/>
  </w:num>
  <w:num w:numId="37" w16cid:durableId="360516165">
    <w:abstractNumId w:val="8"/>
  </w:num>
  <w:num w:numId="38" w16cid:durableId="169149504">
    <w:abstractNumId w:val="2"/>
  </w:num>
  <w:num w:numId="39" w16cid:durableId="1240821340">
    <w:abstractNumId w:val="1"/>
  </w:num>
  <w:num w:numId="40" w16cid:durableId="495070666">
    <w:abstractNumId w:val="0"/>
  </w:num>
  <w:num w:numId="41" w16cid:durableId="553195186">
    <w:abstractNumId w:val="17"/>
  </w:num>
  <w:num w:numId="42" w16cid:durableId="1968660745">
    <w:abstractNumId w:val="16"/>
  </w:num>
  <w:num w:numId="43" w16cid:durableId="1207524722">
    <w:abstractNumId w:val="19"/>
  </w:num>
  <w:num w:numId="44" w16cid:durableId="1737124600">
    <w:abstractNumId w:val="13"/>
  </w:num>
  <w:num w:numId="45" w16cid:durableId="1705324481">
    <w:abstractNumId w:val="31"/>
  </w:num>
  <w:num w:numId="46" w16cid:durableId="1869027047">
    <w:abstractNumId w:val="37"/>
  </w:num>
  <w:num w:numId="47" w16cid:durableId="707219966">
    <w:abstractNumId w:val="28"/>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mesure, Seth">
    <w15:presenceInfo w15:providerId="AD" w15:userId="S::seth@bnl.gov::d3e92210-958b-4e83-8fd6-7ff61ab00a17"/>
  </w15:person>
  <w15:person w15:author="Yin, Zhijian">
    <w15:presenceInfo w15:providerId="AD" w15:userId="S::zyin@bnl.gov::b9b5f069-6276-4bbf-8cf2-faac16dcfeb0"/>
  </w15:person>
  <w15:person w15:author="Jamilkowski, James">
    <w15:presenceInfo w15:providerId="AD" w15:userId="S::jpjamilk@bnl.gov::005235fe-f15f-4cae-8884-cbbf15793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attachedTemplate r:id="rId1"/>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C8"/>
    <w:rsid w:val="0000003C"/>
    <w:rsid w:val="0000055D"/>
    <w:rsid w:val="00001CAB"/>
    <w:rsid w:val="00002595"/>
    <w:rsid w:val="00002652"/>
    <w:rsid w:val="00004AAA"/>
    <w:rsid w:val="00004DDE"/>
    <w:rsid w:val="00006155"/>
    <w:rsid w:val="00006674"/>
    <w:rsid w:val="0000784A"/>
    <w:rsid w:val="000110C3"/>
    <w:rsid w:val="000113F5"/>
    <w:rsid w:val="00011F5D"/>
    <w:rsid w:val="00013C55"/>
    <w:rsid w:val="00014B10"/>
    <w:rsid w:val="000157F4"/>
    <w:rsid w:val="00016150"/>
    <w:rsid w:val="00017723"/>
    <w:rsid w:val="000212D8"/>
    <w:rsid w:val="000219D8"/>
    <w:rsid w:val="00021FAB"/>
    <w:rsid w:val="00024556"/>
    <w:rsid w:val="0002487A"/>
    <w:rsid w:val="000258BD"/>
    <w:rsid w:val="00025938"/>
    <w:rsid w:val="00027B38"/>
    <w:rsid w:val="00030CA5"/>
    <w:rsid w:val="00031220"/>
    <w:rsid w:val="0003386C"/>
    <w:rsid w:val="00033DE2"/>
    <w:rsid w:val="000346E6"/>
    <w:rsid w:val="00040441"/>
    <w:rsid w:val="000430FC"/>
    <w:rsid w:val="00047244"/>
    <w:rsid w:val="00051203"/>
    <w:rsid w:val="000516CE"/>
    <w:rsid w:val="0005255F"/>
    <w:rsid w:val="00052AEA"/>
    <w:rsid w:val="00053240"/>
    <w:rsid w:val="00053B05"/>
    <w:rsid w:val="0005543A"/>
    <w:rsid w:val="00055D03"/>
    <w:rsid w:val="000612ED"/>
    <w:rsid w:val="00063F73"/>
    <w:rsid w:val="00064B9F"/>
    <w:rsid w:val="00065058"/>
    <w:rsid w:val="000650EA"/>
    <w:rsid w:val="000661AE"/>
    <w:rsid w:val="00070E47"/>
    <w:rsid w:val="00074A8E"/>
    <w:rsid w:val="00080A06"/>
    <w:rsid w:val="00081A7B"/>
    <w:rsid w:val="00081F9F"/>
    <w:rsid w:val="00082DAF"/>
    <w:rsid w:val="0008616B"/>
    <w:rsid w:val="00091FE3"/>
    <w:rsid w:val="000944AA"/>
    <w:rsid w:val="000948C6"/>
    <w:rsid w:val="000A19C5"/>
    <w:rsid w:val="000A39E0"/>
    <w:rsid w:val="000A7840"/>
    <w:rsid w:val="000B1002"/>
    <w:rsid w:val="000B13EF"/>
    <w:rsid w:val="000B2F7F"/>
    <w:rsid w:val="000B3778"/>
    <w:rsid w:val="000B39A5"/>
    <w:rsid w:val="000B7677"/>
    <w:rsid w:val="000B7EB4"/>
    <w:rsid w:val="000C371F"/>
    <w:rsid w:val="000C3BD3"/>
    <w:rsid w:val="000C5069"/>
    <w:rsid w:val="000C611B"/>
    <w:rsid w:val="000C72CB"/>
    <w:rsid w:val="000D0D51"/>
    <w:rsid w:val="000D51B7"/>
    <w:rsid w:val="000D5329"/>
    <w:rsid w:val="000D533D"/>
    <w:rsid w:val="000D5A4D"/>
    <w:rsid w:val="000D5B9F"/>
    <w:rsid w:val="000D5EDE"/>
    <w:rsid w:val="000D645E"/>
    <w:rsid w:val="000D782F"/>
    <w:rsid w:val="000E073B"/>
    <w:rsid w:val="000E2471"/>
    <w:rsid w:val="000E43A9"/>
    <w:rsid w:val="000E49F3"/>
    <w:rsid w:val="000E526B"/>
    <w:rsid w:val="000E58D1"/>
    <w:rsid w:val="000E5ADB"/>
    <w:rsid w:val="000E6402"/>
    <w:rsid w:val="000E694E"/>
    <w:rsid w:val="000F2409"/>
    <w:rsid w:val="000F275C"/>
    <w:rsid w:val="000F5B95"/>
    <w:rsid w:val="0010157C"/>
    <w:rsid w:val="00102691"/>
    <w:rsid w:val="00102D2A"/>
    <w:rsid w:val="00106D8B"/>
    <w:rsid w:val="001075FB"/>
    <w:rsid w:val="001077C3"/>
    <w:rsid w:val="00110ED0"/>
    <w:rsid w:val="0011227C"/>
    <w:rsid w:val="00112A8E"/>
    <w:rsid w:val="001135A4"/>
    <w:rsid w:val="001139CD"/>
    <w:rsid w:val="00121FE0"/>
    <w:rsid w:val="001260B5"/>
    <w:rsid w:val="00126750"/>
    <w:rsid w:val="00127A86"/>
    <w:rsid w:val="0013036B"/>
    <w:rsid w:val="0013168A"/>
    <w:rsid w:val="00135236"/>
    <w:rsid w:val="0013663C"/>
    <w:rsid w:val="00136916"/>
    <w:rsid w:val="001376E4"/>
    <w:rsid w:val="00140435"/>
    <w:rsid w:val="00144BE5"/>
    <w:rsid w:val="00146CC8"/>
    <w:rsid w:val="00147B71"/>
    <w:rsid w:val="00147E2E"/>
    <w:rsid w:val="0015045D"/>
    <w:rsid w:val="00150682"/>
    <w:rsid w:val="00154719"/>
    <w:rsid w:val="00154C86"/>
    <w:rsid w:val="0015564A"/>
    <w:rsid w:val="00155FD3"/>
    <w:rsid w:val="00156AC8"/>
    <w:rsid w:val="00157673"/>
    <w:rsid w:val="0016268E"/>
    <w:rsid w:val="00164E6F"/>
    <w:rsid w:val="001653F7"/>
    <w:rsid w:val="00165D8D"/>
    <w:rsid w:val="00170118"/>
    <w:rsid w:val="001701EB"/>
    <w:rsid w:val="001717CB"/>
    <w:rsid w:val="00171ED3"/>
    <w:rsid w:val="001720A1"/>
    <w:rsid w:val="00172465"/>
    <w:rsid w:val="00172BDD"/>
    <w:rsid w:val="00173A55"/>
    <w:rsid w:val="001741D4"/>
    <w:rsid w:val="00175189"/>
    <w:rsid w:val="00177B8E"/>
    <w:rsid w:val="001807F4"/>
    <w:rsid w:val="00182780"/>
    <w:rsid w:val="00183EA0"/>
    <w:rsid w:val="001851A9"/>
    <w:rsid w:val="00185A65"/>
    <w:rsid w:val="00185A96"/>
    <w:rsid w:val="00185BD2"/>
    <w:rsid w:val="00187DBA"/>
    <w:rsid w:val="001923EE"/>
    <w:rsid w:val="00193D17"/>
    <w:rsid w:val="001970CF"/>
    <w:rsid w:val="001A378B"/>
    <w:rsid w:val="001A68BD"/>
    <w:rsid w:val="001A7DD9"/>
    <w:rsid w:val="001A7E37"/>
    <w:rsid w:val="001B1401"/>
    <w:rsid w:val="001B4375"/>
    <w:rsid w:val="001B7A99"/>
    <w:rsid w:val="001B7C58"/>
    <w:rsid w:val="001C0552"/>
    <w:rsid w:val="001C143B"/>
    <w:rsid w:val="001C1613"/>
    <w:rsid w:val="001C4B7F"/>
    <w:rsid w:val="001C6234"/>
    <w:rsid w:val="001D081B"/>
    <w:rsid w:val="001D1C59"/>
    <w:rsid w:val="001D2092"/>
    <w:rsid w:val="001D7AC7"/>
    <w:rsid w:val="001E5D9B"/>
    <w:rsid w:val="001F0135"/>
    <w:rsid w:val="001F1B81"/>
    <w:rsid w:val="001F3056"/>
    <w:rsid w:val="001F3212"/>
    <w:rsid w:val="001F413C"/>
    <w:rsid w:val="001F4419"/>
    <w:rsid w:val="001F4764"/>
    <w:rsid w:val="001F5BFC"/>
    <w:rsid w:val="00205265"/>
    <w:rsid w:val="00205A22"/>
    <w:rsid w:val="00206DD8"/>
    <w:rsid w:val="00212CDE"/>
    <w:rsid w:val="00213736"/>
    <w:rsid w:val="00215614"/>
    <w:rsid w:val="00215F04"/>
    <w:rsid w:val="00216C23"/>
    <w:rsid w:val="002177E2"/>
    <w:rsid w:val="002205B3"/>
    <w:rsid w:val="0022127E"/>
    <w:rsid w:val="00233D6D"/>
    <w:rsid w:val="00236568"/>
    <w:rsid w:val="0023684B"/>
    <w:rsid w:val="0024118A"/>
    <w:rsid w:val="00241B58"/>
    <w:rsid w:val="00244E58"/>
    <w:rsid w:val="0024599B"/>
    <w:rsid w:val="00245EA2"/>
    <w:rsid w:val="002502D9"/>
    <w:rsid w:val="00251A80"/>
    <w:rsid w:val="0025A226"/>
    <w:rsid w:val="00260002"/>
    <w:rsid w:val="00261ABD"/>
    <w:rsid w:val="00261EDD"/>
    <w:rsid w:val="00262250"/>
    <w:rsid w:val="002623CA"/>
    <w:rsid w:val="00262653"/>
    <w:rsid w:val="00262F27"/>
    <w:rsid w:val="00263133"/>
    <w:rsid w:val="00263418"/>
    <w:rsid w:val="00264AEE"/>
    <w:rsid w:val="00265427"/>
    <w:rsid w:val="00265F5A"/>
    <w:rsid w:val="002665AD"/>
    <w:rsid w:val="002705D9"/>
    <w:rsid w:val="0027076C"/>
    <w:rsid w:val="00270AE6"/>
    <w:rsid w:val="00271F10"/>
    <w:rsid w:val="00272DFF"/>
    <w:rsid w:val="00272EEE"/>
    <w:rsid w:val="002734F7"/>
    <w:rsid w:val="002742A2"/>
    <w:rsid w:val="00275D0D"/>
    <w:rsid w:val="00277CBB"/>
    <w:rsid w:val="00282E2A"/>
    <w:rsid w:val="00287F11"/>
    <w:rsid w:val="00291A3C"/>
    <w:rsid w:val="00295AD0"/>
    <w:rsid w:val="00295E21"/>
    <w:rsid w:val="00296E5A"/>
    <w:rsid w:val="002A0DE7"/>
    <w:rsid w:val="002A107B"/>
    <w:rsid w:val="002A52F5"/>
    <w:rsid w:val="002B1CFB"/>
    <w:rsid w:val="002B3779"/>
    <w:rsid w:val="002B4B7C"/>
    <w:rsid w:val="002B5EDF"/>
    <w:rsid w:val="002B6D70"/>
    <w:rsid w:val="002B73F8"/>
    <w:rsid w:val="002B743C"/>
    <w:rsid w:val="002B7678"/>
    <w:rsid w:val="002B7E08"/>
    <w:rsid w:val="002C1930"/>
    <w:rsid w:val="002C3950"/>
    <w:rsid w:val="002C6DED"/>
    <w:rsid w:val="002D1506"/>
    <w:rsid w:val="002D1AFA"/>
    <w:rsid w:val="002D1C42"/>
    <w:rsid w:val="002D2A0B"/>
    <w:rsid w:val="002D31EE"/>
    <w:rsid w:val="002D41BC"/>
    <w:rsid w:val="002D484A"/>
    <w:rsid w:val="002D4E2E"/>
    <w:rsid w:val="002E0B62"/>
    <w:rsid w:val="002E5DE2"/>
    <w:rsid w:val="002E5F57"/>
    <w:rsid w:val="002E6599"/>
    <w:rsid w:val="002F09F4"/>
    <w:rsid w:val="002F0BA2"/>
    <w:rsid w:val="002F6148"/>
    <w:rsid w:val="002F6C5C"/>
    <w:rsid w:val="003001F1"/>
    <w:rsid w:val="00300F4D"/>
    <w:rsid w:val="003023D9"/>
    <w:rsid w:val="00302824"/>
    <w:rsid w:val="00302A2C"/>
    <w:rsid w:val="00302D81"/>
    <w:rsid w:val="003065D5"/>
    <w:rsid w:val="00306FD7"/>
    <w:rsid w:val="00310494"/>
    <w:rsid w:val="003105DD"/>
    <w:rsid w:val="003106B6"/>
    <w:rsid w:val="00311D85"/>
    <w:rsid w:val="00314BF9"/>
    <w:rsid w:val="003156C0"/>
    <w:rsid w:val="00315871"/>
    <w:rsid w:val="00316CA2"/>
    <w:rsid w:val="00317252"/>
    <w:rsid w:val="003202DB"/>
    <w:rsid w:val="00321B68"/>
    <w:rsid w:val="003260C0"/>
    <w:rsid w:val="00326C0F"/>
    <w:rsid w:val="003270A7"/>
    <w:rsid w:val="0033417F"/>
    <w:rsid w:val="00335B4F"/>
    <w:rsid w:val="00335DB5"/>
    <w:rsid w:val="00341BFF"/>
    <w:rsid w:val="00342381"/>
    <w:rsid w:val="003446CF"/>
    <w:rsid w:val="00344FF9"/>
    <w:rsid w:val="00345550"/>
    <w:rsid w:val="00346655"/>
    <w:rsid w:val="00350A65"/>
    <w:rsid w:val="003515ED"/>
    <w:rsid w:val="00352001"/>
    <w:rsid w:val="00354E11"/>
    <w:rsid w:val="00357127"/>
    <w:rsid w:val="00360033"/>
    <w:rsid w:val="00371D2A"/>
    <w:rsid w:val="0037262C"/>
    <w:rsid w:val="00373707"/>
    <w:rsid w:val="00373BE7"/>
    <w:rsid w:val="0037412A"/>
    <w:rsid w:val="00381136"/>
    <w:rsid w:val="00383ECB"/>
    <w:rsid w:val="00384CCB"/>
    <w:rsid w:val="003868A1"/>
    <w:rsid w:val="00390D61"/>
    <w:rsid w:val="0039122D"/>
    <w:rsid w:val="00393364"/>
    <w:rsid w:val="00396D85"/>
    <w:rsid w:val="00397600"/>
    <w:rsid w:val="0039791E"/>
    <w:rsid w:val="003A0209"/>
    <w:rsid w:val="003A02C1"/>
    <w:rsid w:val="003A0A2B"/>
    <w:rsid w:val="003A1795"/>
    <w:rsid w:val="003A2005"/>
    <w:rsid w:val="003A2790"/>
    <w:rsid w:val="003A3584"/>
    <w:rsid w:val="003A6143"/>
    <w:rsid w:val="003B0912"/>
    <w:rsid w:val="003B1D69"/>
    <w:rsid w:val="003B4A8E"/>
    <w:rsid w:val="003B5356"/>
    <w:rsid w:val="003B5DB8"/>
    <w:rsid w:val="003B79A5"/>
    <w:rsid w:val="003C1D52"/>
    <w:rsid w:val="003C4497"/>
    <w:rsid w:val="003C7E5F"/>
    <w:rsid w:val="003D225E"/>
    <w:rsid w:val="003D2BE0"/>
    <w:rsid w:val="003D2CC1"/>
    <w:rsid w:val="003D3795"/>
    <w:rsid w:val="003D4CCF"/>
    <w:rsid w:val="003D61E4"/>
    <w:rsid w:val="003E2402"/>
    <w:rsid w:val="003E658E"/>
    <w:rsid w:val="003E736D"/>
    <w:rsid w:val="003E7E55"/>
    <w:rsid w:val="003E7EB4"/>
    <w:rsid w:val="003F1F09"/>
    <w:rsid w:val="003F3637"/>
    <w:rsid w:val="003F3C44"/>
    <w:rsid w:val="003F5BD4"/>
    <w:rsid w:val="003F6600"/>
    <w:rsid w:val="003F7020"/>
    <w:rsid w:val="003F7496"/>
    <w:rsid w:val="0040341D"/>
    <w:rsid w:val="00403534"/>
    <w:rsid w:val="0040475D"/>
    <w:rsid w:val="004057A2"/>
    <w:rsid w:val="0040651F"/>
    <w:rsid w:val="00406949"/>
    <w:rsid w:val="004069E0"/>
    <w:rsid w:val="0040740F"/>
    <w:rsid w:val="004211B3"/>
    <w:rsid w:val="00424608"/>
    <w:rsid w:val="00426175"/>
    <w:rsid w:val="00430DBD"/>
    <w:rsid w:val="0043122C"/>
    <w:rsid w:val="0043289F"/>
    <w:rsid w:val="00432B28"/>
    <w:rsid w:val="00434179"/>
    <w:rsid w:val="0043485F"/>
    <w:rsid w:val="00434893"/>
    <w:rsid w:val="00436924"/>
    <w:rsid w:val="00436E12"/>
    <w:rsid w:val="00436F6F"/>
    <w:rsid w:val="00442115"/>
    <w:rsid w:val="00442DD4"/>
    <w:rsid w:val="0044354F"/>
    <w:rsid w:val="00443D26"/>
    <w:rsid w:val="00445DC9"/>
    <w:rsid w:val="00446BCB"/>
    <w:rsid w:val="00451C20"/>
    <w:rsid w:val="00452894"/>
    <w:rsid w:val="00453641"/>
    <w:rsid w:val="00455F28"/>
    <w:rsid w:val="00460205"/>
    <w:rsid w:val="004610E0"/>
    <w:rsid w:val="0046270A"/>
    <w:rsid w:val="00463854"/>
    <w:rsid w:val="004652E8"/>
    <w:rsid w:val="00465DA5"/>
    <w:rsid w:val="004671B1"/>
    <w:rsid w:val="00467DEC"/>
    <w:rsid w:val="0047017E"/>
    <w:rsid w:val="00472378"/>
    <w:rsid w:val="00472A57"/>
    <w:rsid w:val="004753B5"/>
    <w:rsid w:val="004768B2"/>
    <w:rsid w:val="004809F5"/>
    <w:rsid w:val="00481754"/>
    <w:rsid w:val="00481A22"/>
    <w:rsid w:val="004831EE"/>
    <w:rsid w:val="00483987"/>
    <w:rsid w:val="00484909"/>
    <w:rsid w:val="00485FE2"/>
    <w:rsid w:val="00490150"/>
    <w:rsid w:val="004902CE"/>
    <w:rsid w:val="0049057E"/>
    <w:rsid w:val="0049434F"/>
    <w:rsid w:val="004950E2"/>
    <w:rsid w:val="00497702"/>
    <w:rsid w:val="00497BAE"/>
    <w:rsid w:val="004A5D93"/>
    <w:rsid w:val="004A7765"/>
    <w:rsid w:val="004A7D15"/>
    <w:rsid w:val="004B0158"/>
    <w:rsid w:val="004B1411"/>
    <w:rsid w:val="004B14A8"/>
    <w:rsid w:val="004B1C43"/>
    <w:rsid w:val="004B5CAB"/>
    <w:rsid w:val="004B6236"/>
    <w:rsid w:val="004C0B8F"/>
    <w:rsid w:val="004C0EB4"/>
    <w:rsid w:val="004C6572"/>
    <w:rsid w:val="004D0A85"/>
    <w:rsid w:val="004D42C7"/>
    <w:rsid w:val="004D49AF"/>
    <w:rsid w:val="004D4D31"/>
    <w:rsid w:val="004D5C46"/>
    <w:rsid w:val="004D5DAD"/>
    <w:rsid w:val="004D6EBA"/>
    <w:rsid w:val="004D6F50"/>
    <w:rsid w:val="004D7554"/>
    <w:rsid w:val="004E03F1"/>
    <w:rsid w:val="004E1760"/>
    <w:rsid w:val="004E3631"/>
    <w:rsid w:val="004E545F"/>
    <w:rsid w:val="004E5A21"/>
    <w:rsid w:val="004E6E77"/>
    <w:rsid w:val="004E7FE1"/>
    <w:rsid w:val="004F0BF8"/>
    <w:rsid w:val="004F0F1A"/>
    <w:rsid w:val="004F13A0"/>
    <w:rsid w:val="004F4596"/>
    <w:rsid w:val="004F5B63"/>
    <w:rsid w:val="0050000A"/>
    <w:rsid w:val="005014A4"/>
    <w:rsid w:val="005031AD"/>
    <w:rsid w:val="00503EEC"/>
    <w:rsid w:val="0050436E"/>
    <w:rsid w:val="0050607A"/>
    <w:rsid w:val="00507645"/>
    <w:rsid w:val="0051136E"/>
    <w:rsid w:val="00511687"/>
    <w:rsid w:val="00511B09"/>
    <w:rsid w:val="00513291"/>
    <w:rsid w:val="00513970"/>
    <w:rsid w:val="00514589"/>
    <w:rsid w:val="00515C7E"/>
    <w:rsid w:val="00516C86"/>
    <w:rsid w:val="00517776"/>
    <w:rsid w:val="00517B15"/>
    <w:rsid w:val="00520F38"/>
    <w:rsid w:val="00522140"/>
    <w:rsid w:val="00526352"/>
    <w:rsid w:val="00526D91"/>
    <w:rsid w:val="005277D1"/>
    <w:rsid w:val="00527B05"/>
    <w:rsid w:val="00530850"/>
    <w:rsid w:val="0053173B"/>
    <w:rsid w:val="005322C6"/>
    <w:rsid w:val="005326B0"/>
    <w:rsid w:val="00532DA6"/>
    <w:rsid w:val="00534618"/>
    <w:rsid w:val="0053484E"/>
    <w:rsid w:val="00535EF0"/>
    <w:rsid w:val="0053643D"/>
    <w:rsid w:val="00536C38"/>
    <w:rsid w:val="0053CBB0"/>
    <w:rsid w:val="00540FD8"/>
    <w:rsid w:val="005423D6"/>
    <w:rsid w:val="005428D0"/>
    <w:rsid w:val="00542973"/>
    <w:rsid w:val="00543472"/>
    <w:rsid w:val="005454E9"/>
    <w:rsid w:val="0054643E"/>
    <w:rsid w:val="0055291C"/>
    <w:rsid w:val="00553259"/>
    <w:rsid w:val="005542A3"/>
    <w:rsid w:val="00555BF0"/>
    <w:rsid w:val="005565E6"/>
    <w:rsid w:val="00557213"/>
    <w:rsid w:val="00560D66"/>
    <w:rsid w:val="00560E8C"/>
    <w:rsid w:val="00561235"/>
    <w:rsid w:val="00561696"/>
    <w:rsid w:val="00562F9D"/>
    <w:rsid w:val="00566FFC"/>
    <w:rsid w:val="00567147"/>
    <w:rsid w:val="005676B7"/>
    <w:rsid w:val="00571A7E"/>
    <w:rsid w:val="005734DA"/>
    <w:rsid w:val="00573D4B"/>
    <w:rsid w:val="0057780F"/>
    <w:rsid w:val="00584912"/>
    <w:rsid w:val="00585235"/>
    <w:rsid w:val="00585608"/>
    <w:rsid w:val="005863DE"/>
    <w:rsid w:val="00586AEA"/>
    <w:rsid w:val="0059207B"/>
    <w:rsid w:val="0059351B"/>
    <w:rsid w:val="00596FF3"/>
    <w:rsid w:val="005974E3"/>
    <w:rsid w:val="00597754"/>
    <w:rsid w:val="005A0532"/>
    <w:rsid w:val="005A0CDE"/>
    <w:rsid w:val="005A15A9"/>
    <w:rsid w:val="005A17E4"/>
    <w:rsid w:val="005A1EE5"/>
    <w:rsid w:val="005A262F"/>
    <w:rsid w:val="005A2E97"/>
    <w:rsid w:val="005A34D6"/>
    <w:rsid w:val="005A3632"/>
    <w:rsid w:val="005A4D9B"/>
    <w:rsid w:val="005A51CD"/>
    <w:rsid w:val="005A5670"/>
    <w:rsid w:val="005A597B"/>
    <w:rsid w:val="005A61AE"/>
    <w:rsid w:val="005A7C92"/>
    <w:rsid w:val="005B0496"/>
    <w:rsid w:val="005B3BBC"/>
    <w:rsid w:val="005B59D9"/>
    <w:rsid w:val="005B5C7B"/>
    <w:rsid w:val="005B5D7F"/>
    <w:rsid w:val="005C1C51"/>
    <w:rsid w:val="005C21AD"/>
    <w:rsid w:val="005C3C5C"/>
    <w:rsid w:val="005C5FC9"/>
    <w:rsid w:val="005D11D5"/>
    <w:rsid w:val="005D2297"/>
    <w:rsid w:val="005D3B6A"/>
    <w:rsid w:val="005D68A8"/>
    <w:rsid w:val="005D72D1"/>
    <w:rsid w:val="005E1A8D"/>
    <w:rsid w:val="005E1B62"/>
    <w:rsid w:val="005E500E"/>
    <w:rsid w:val="005E5448"/>
    <w:rsid w:val="005E63C8"/>
    <w:rsid w:val="005E717C"/>
    <w:rsid w:val="005F0572"/>
    <w:rsid w:val="005F057D"/>
    <w:rsid w:val="005F266B"/>
    <w:rsid w:val="005F43E1"/>
    <w:rsid w:val="005F4973"/>
    <w:rsid w:val="00602FA3"/>
    <w:rsid w:val="00603054"/>
    <w:rsid w:val="00603B75"/>
    <w:rsid w:val="006052BA"/>
    <w:rsid w:val="00606BE2"/>
    <w:rsid w:val="006108EF"/>
    <w:rsid w:val="00612B6C"/>
    <w:rsid w:val="00612BA6"/>
    <w:rsid w:val="006135EC"/>
    <w:rsid w:val="00613A0C"/>
    <w:rsid w:val="00622893"/>
    <w:rsid w:val="006247D3"/>
    <w:rsid w:val="00624DD9"/>
    <w:rsid w:val="00625BBD"/>
    <w:rsid w:val="00625C3D"/>
    <w:rsid w:val="006277CA"/>
    <w:rsid w:val="00627C63"/>
    <w:rsid w:val="00630024"/>
    <w:rsid w:val="00632B77"/>
    <w:rsid w:val="0063315E"/>
    <w:rsid w:val="00633ADE"/>
    <w:rsid w:val="00633E97"/>
    <w:rsid w:val="00634EDC"/>
    <w:rsid w:val="00637B47"/>
    <w:rsid w:val="00640973"/>
    <w:rsid w:val="006436EA"/>
    <w:rsid w:val="0064574B"/>
    <w:rsid w:val="00646694"/>
    <w:rsid w:val="006478B3"/>
    <w:rsid w:val="00652BE5"/>
    <w:rsid w:val="00654242"/>
    <w:rsid w:val="0065623A"/>
    <w:rsid w:val="0066165A"/>
    <w:rsid w:val="0067078D"/>
    <w:rsid w:val="00670874"/>
    <w:rsid w:val="00670F06"/>
    <w:rsid w:val="0067155C"/>
    <w:rsid w:val="00674750"/>
    <w:rsid w:val="00675CD5"/>
    <w:rsid w:val="0067654E"/>
    <w:rsid w:val="00677FBD"/>
    <w:rsid w:val="006810C9"/>
    <w:rsid w:val="00681AF6"/>
    <w:rsid w:val="00681F19"/>
    <w:rsid w:val="0068233B"/>
    <w:rsid w:val="00682B6D"/>
    <w:rsid w:val="00686226"/>
    <w:rsid w:val="00687683"/>
    <w:rsid w:val="0068ACDC"/>
    <w:rsid w:val="006963CF"/>
    <w:rsid w:val="006A16D3"/>
    <w:rsid w:val="006A2FBD"/>
    <w:rsid w:val="006A4C7D"/>
    <w:rsid w:val="006A5322"/>
    <w:rsid w:val="006A65EA"/>
    <w:rsid w:val="006A7927"/>
    <w:rsid w:val="006B0C00"/>
    <w:rsid w:val="006B10CD"/>
    <w:rsid w:val="006B1437"/>
    <w:rsid w:val="006B1AB7"/>
    <w:rsid w:val="006B1CB2"/>
    <w:rsid w:val="006B2F2A"/>
    <w:rsid w:val="006B30FA"/>
    <w:rsid w:val="006B4A34"/>
    <w:rsid w:val="006C078A"/>
    <w:rsid w:val="006C195D"/>
    <w:rsid w:val="006C1A39"/>
    <w:rsid w:val="006C1A74"/>
    <w:rsid w:val="006C1F22"/>
    <w:rsid w:val="006C204E"/>
    <w:rsid w:val="006C2CD4"/>
    <w:rsid w:val="006C47B0"/>
    <w:rsid w:val="006C4F1C"/>
    <w:rsid w:val="006C7680"/>
    <w:rsid w:val="006C7B89"/>
    <w:rsid w:val="006D1160"/>
    <w:rsid w:val="006D1432"/>
    <w:rsid w:val="006D25CC"/>
    <w:rsid w:val="006D2623"/>
    <w:rsid w:val="006D2F08"/>
    <w:rsid w:val="006D3AD0"/>
    <w:rsid w:val="006D401B"/>
    <w:rsid w:val="006D5B09"/>
    <w:rsid w:val="006D7963"/>
    <w:rsid w:val="006E0E08"/>
    <w:rsid w:val="006E253F"/>
    <w:rsid w:val="006E281D"/>
    <w:rsid w:val="006E44E6"/>
    <w:rsid w:val="006E7455"/>
    <w:rsid w:val="006E7C69"/>
    <w:rsid w:val="006F08CB"/>
    <w:rsid w:val="006F0BD1"/>
    <w:rsid w:val="006F1366"/>
    <w:rsid w:val="006F15AB"/>
    <w:rsid w:val="006F3314"/>
    <w:rsid w:val="006F3B90"/>
    <w:rsid w:val="006F5061"/>
    <w:rsid w:val="006F6A3D"/>
    <w:rsid w:val="006F7C02"/>
    <w:rsid w:val="00700512"/>
    <w:rsid w:val="00702992"/>
    <w:rsid w:val="00702DF9"/>
    <w:rsid w:val="007043CD"/>
    <w:rsid w:val="007105C9"/>
    <w:rsid w:val="00710A85"/>
    <w:rsid w:val="00710B93"/>
    <w:rsid w:val="0071121F"/>
    <w:rsid w:val="007160B5"/>
    <w:rsid w:val="0071761C"/>
    <w:rsid w:val="00720F02"/>
    <w:rsid w:val="0072358D"/>
    <w:rsid w:val="00723F69"/>
    <w:rsid w:val="007306C4"/>
    <w:rsid w:val="007311D7"/>
    <w:rsid w:val="00733A76"/>
    <w:rsid w:val="0073666C"/>
    <w:rsid w:val="00737036"/>
    <w:rsid w:val="007416B9"/>
    <w:rsid w:val="007418F6"/>
    <w:rsid w:val="00743F35"/>
    <w:rsid w:val="00744113"/>
    <w:rsid w:val="00745BF7"/>
    <w:rsid w:val="00746C7A"/>
    <w:rsid w:val="00747752"/>
    <w:rsid w:val="007507A9"/>
    <w:rsid w:val="0075091C"/>
    <w:rsid w:val="00751E87"/>
    <w:rsid w:val="00754AD6"/>
    <w:rsid w:val="0075608E"/>
    <w:rsid w:val="00757E13"/>
    <w:rsid w:val="00760264"/>
    <w:rsid w:val="0076215B"/>
    <w:rsid w:val="007664B5"/>
    <w:rsid w:val="00770A4C"/>
    <w:rsid w:val="00771CF3"/>
    <w:rsid w:val="00773C53"/>
    <w:rsid w:val="007752DB"/>
    <w:rsid w:val="00775728"/>
    <w:rsid w:val="00781605"/>
    <w:rsid w:val="0078188B"/>
    <w:rsid w:val="00782C12"/>
    <w:rsid w:val="00783B26"/>
    <w:rsid w:val="007841FD"/>
    <w:rsid w:val="00784625"/>
    <w:rsid w:val="00785293"/>
    <w:rsid w:val="00785CF2"/>
    <w:rsid w:val="0078625C"/>
    <w:rsid w:val="00786821"/>
    <w:rsid w:val="00792E0F"/>
    <w:rsid w:val="00793516"/>
    <w:rsid w:val="0079528D"/>
    <w:rsid w:val="00796DF4"/>
    <w:rsid w:val="007971AE"/>
    <w:rsid w:val="007A0289"/>
    <w:rsid w:val="007A054D"/>
    <w:rsid w:val="007A3603"/>
    <w:rsid w:val="007A53DF"/>
    <w:rsid w:val="007B08DA"/>
    <w:rsid w:val="007B10D7"/>
    <w:rsid w:val="007B3909"/>
    <w:rsid w:val="007C0463"/>
    <w:rsid w:val="007D2F3B"/>
    <w:rsid w:val="007D34D9"/>
    <w:rsid w:val="007D5894"/>
    <w:rsid w:val="007D5BDC"/>
    <w:rsid w:val="007D6715"/>
    <w:rsid w:val="007E016F"/>
    <w:rsid w:val="007E04A6"/>
    <w:rsid w:val="007E128B"/>
    <w:rsid w:val="007E15CE"/>
    <w:rsid w:val="007E3AC2"/>
    <w:rsid w:val="007E622F"/>
    <w:rsid w:val="007E698F"/>
    <w:rsid w:val="007F1B26"/>
    <w:rsid w:val="007F2C6F"/>
    <w:rsid w:val="007F3126"/>
    <w:rsid w:val="007F51E7"/>
    <w:rsid w:val="007F60E0"/>
    <w:rsid w:val="00800EAA"/>
    <w:rsid w:val="00802440"/>
    <w:rsid w:val="00803E23"/>
    <w:rsid w:val="00803FD5"/>
    <w:rsid w:val="00804EA8"/>
    <w:rsid w:val="00805992"/>
    <w:rsid w:val="00805E4D"/>
    <w:rsid w:val="0080728F"/>
    <w:rsid w:val="00810488"/>
    <w:rsid w:val="00814971"/>
    <w:rsid w:val="00816AD0"/>
    <w:rsid w:val="0081780B"/>
    <w:rsid w:val="00824E3A"/>
    <w:rsid w:val="0082520F"/>
    <w:rsid w:val="00825C8C"/>
    <w:rsid w:val="00826D85"/>
    <w:rsid w:val="00827056"/>
    <w:rsid w:val="008306EC"/>
    <w:rsid w:val="008346C2"/>
    <w:rsid w:val="0083471D"/>
    <w:rsid w:val="00834758"/>
    <w:rsid w:val="00834F1A"/>
    <w:rsid w:val="00835371"/>
    <w:rsid w:val="008353AA"/>
    <w:rsid w:val="0083576B"/>
    <w:rsid w:val="00836860"/>
    <w:rsid w:val="00840E17"/>
    <w:rsid w:val="00844C41"/>
    <w:rsid w:val="00845A44"/>
    <w:rsid w:val="00845E17"/>
    <w:rsid w:val="00846E57"/>
    <w:rsid w:val="00852AF1"/>
    <w:rsid w:val="00855B15"/>
    <w:rsid w:val="0086043B"/>
    <w:rsid w:val="00862008"/>
    <w:rsid w:val="00863D25"/>
    <w:rsid w:val="00864CAF"/>
    <w:rsid w:val="00865135"/>
    <w:rsid w:val="00865FD5"/>
    <w:rsid w:val="008663E2"/>
    <w:rsid w:val="00866711"/>
    <w:rsid w:val="008677EE"/>
    <w:rsid w:val="0086785A"/>
    <w:rsid w:val="00867A95"/>
    <w:rsid w:val="00867D58"/>
    <w:rsid w:val="008720E2"/>
    <w:rsid w:val="0087332A"/>
    <w:rsid w:val="00881C37"/>
    <w:rsid w:val="00882FA6"/>
    <w:rsid w:val="00883DD1"/>
    <w:rsid w:val="00884347"/>
    <w:rsid w:val="008904A4"/>
    <w:rsid w:val="008908DF"/>
    <w:rsid w:val="00892715"/>
    <w:rsid w:val="0089390B"/>
    <w:rsid w:val="00894494"/>
    <w:rsid w:val="0089672C"/>
    <w:rsid w:val="0089703D"/>
    <w:rsid w:val="008972DB"/>
    <w:rsid w:val="00897C26"/>
    <w:rsid w:val="008A0216"/>
    <w:rsid w:val="008A1A4D"/>
    <w:rsid w:val="008A2050"/>
    <w:rsid w:val="008A2CA1"/>
    <w:rsid w:val="008A2E4E"/>
    <w:rsid w:val="008A3E72"/>
    <w:rsid w:val="008A632A"/>
    <w:rsid w:val="008A6B60"/>
    <w:rsid w:val="008A6C10"/>
    <w:rsid w:val="008B0353"/>
    <w:rsid w:val="008B060C"/>
    <w:rsid w:val="008B0C0E"/>
    <w:rsid w:val="008B12D6"/>
    <w:rsid w:val="008B2E08"/>
    <w:rsid w:val="008B3E5E"/>
    <w:rsid w:val="008B4DB3"/>
    <w:rsid w:val="008D05AD"/>
    <w:rsid w:val="008D097B"/>
    <w:rsid w:val="008D0D08"/>
    <w:rsid w:val="008D15D4"/>
    <w:rsid w:val="008D2B02"/>
    <w:rsid w:val="008D379F"/>
    <w:rsid w:val="008D5364"/>
    <w:rsid w:val="008D5A19"/>
    <w:rsid w:val="008E2022"/>
    <w:rsid w:val="008E29F7"/>
    <w:rsid w:val="008E4E7F"/>
    <w:rsid w:val="008E5EA1"/>
    <w:rsid w:val="008E6906"/>
    <w:rsid w:val="008E78D3"/>
    <w:rsid w:val="008E7F92"/>
    <w:rsid w:val="008F00CA"/>
    <w:rsid w:val="008F2498"/>
    <w:rsid w:val="008F33C5"/>
    <w:rsid w:val="008F374C"/>
    <w:rsid w:val="00904F2F"/>
    <w:rsid w:val="00906CF5"/>
    <w:rsid w:val="00910725"/>
    <w:rsid w:val="009158E5"/>
    <w:rsid w:val="00916342"/>
    <w:rsid w:val="00917988"/>
    <w:rsid w:val="00920921"/>
    <w:rsid w:val="00921FEB"/>
    <w:rsid w:val="00922F44"/>
    <w:rsid w:val="00923805"/>
    <w:rsid w:val="00925C8D"/>
    <w:rsid w:val="00925D0A"/>
    <w:rsid w:val="00927CCA"/>
    <w:rsid w:val="009315BF"/>
    <w:rsid w:val="00931AB6"/>
    <w:rsid w:val="009353CF"/>
    <w:rsid w:val="00936348"/>
    <w:rsid w:val="0093665F"/>
    <w:rsid w:val="0093688A"/>
    <w:rsid w:val="009376AC"/>
    <w:rsid w:val="0094103B"/>
    <w:rsid w:val="00942587"/>
    <w:rsid w:val="0094369A"/>
    <w:rsid w:val="0094475F"/>
    <w:rsid w:val="00944E6E"/>
    <w:rsid w:val="00952E69"/>
    <w:rsid w:val="0095540D"/>
    <w:rsid w:val="00956216"/>
    <w:rsid w:val="00957CE7"/>
    <w:rsid w:val="009605BD"/>
    <w:rsid w:val="00960BC7"/>
    <w:rsid w:val="00960BD1"/>
    <w:rsid w:val="00960CF5"/>
    <w:rsid w:val="009624BC"/>
    <w:rsid w:val="0096265F"/>
    <w:rsid w:val="0096352C"/>
    <w:rsid w:val="00965B35"/>
    <w:rsid w:val="0096609B"/>
    <w:rsid w:val="00967A28"/>
    <w:rsid w:val="00967D83"/>
    <w:rsid w:val="00967FAB"/>
    <w:rsid w:val="00970DF3"/>
    <w:rsid w:val="00973E6E"/>
    <w:rsid w:val="009750EF"/>
    <w:rsid w:val="00976DB5"/>
    <w:rsid w:val="00982C99"/>
    <w:rsid w:val="009835E1"/>
    <w:rsid w:val="00987115"/>
    <w:rsid w:val="009879AC"/>
    <w:rsid w:val="00993152"/>
    <w:rsid w:val="00994A1E"/>
    <w:rsid w:val="00994B02"/>
    <w:rsid w:val="00994C37"/>
    <w:rsid w:val="00994FE8"/>
    <w:rsid w:val="009952ED"/>
    <w:rsid w:val="0099543B"/>
    <w:rsid w:val="0099664C"/>
    <w:rsid w:val="00996B3F"/>
    <w:rsid w:val="009A6C40"/>
    <w:rsid w:val="009A77C4"/>
    <w:rsid w:val="009B0486"/>
    <w:rsid w:val="009B159C"/>
    <w:rsid w:val="009B2D7D"/>
    <w:rsid w:val="009B3D29"/>
    <w:rsid w:val="009B44E3"/>
    <w:rsid w:val="009B779A"/>
    <w:rsid w:val="009C0352"/>
    <w:rsid w:val="009C2BFF"/>
    <w:rsid w:val="009C326D"/>
    <w:rsid w:val="009C549C"/>
    <w:rsid w:val="009D0921"/>
    <w:rsid w:val="009D3CDD"/>
    <w:rsid w:val="009D67BA"/>
    <w:rsid w:val="009E5E34"/>
    <w:rsid w:val="009F05D5"/>
    <w:rsid w:val="009F0B7D"/>
    <w:rsid w:val="009F197C"/>
    <w:rsid w:val="009F26AA"/>
    <w:rsid w:val="009F28DB"/>
    <w:rsid w:val="009F2A52"/>
    <w:rsid w:val="009F404E"/>
    <w:rsid w:val="009F5CBC"/>
    <w:rsid w:val="009F77C8"/>
    <w:rsid w:val="00A003B6"/>
    <w:rsid w:val="00A00F59"/>
    <w:rsid w:val="00A043BD"/>
    <w:rsid w:val="00A07BAD"/>
    <w:rsid w:val="00A100A8"/>
    <w:rsid w:val="00A113B8"/>
    <w:rsid w:val="00A124E6"/>
    <w:rsid w:val="00A13EC6"/>
    <w:rsid w:val="00A142C9"/>
    <w:rsid w:val="00A14457"/>
    <w:rsid w:val="00A14A29"/>
    <w:rsid w:val="00A15FE0"/>
    <w:rsid w:val="00A16C4C"/>
    <w:rsid w:val="00A17D72"/>
    <w:rsid w:val="00A2062A"/>
    <w:rsid w:val="00A2085F"/>
    <w:rsid w:val="00A22A22"/>
    <w:rsid w:val="00A2442F"/>
    <w:rsid w:val="00A310F1"/>
    <w:rsid w:val="00A313CA"/>
    <w:rsid w:val="00A314BF"/>
    <w:rsid w:val="00A32609"/>
    <w:rsid w:val="00A347BE"/>
    <w:rsid w:val="00A361E5"/>
    <w:rsid w:val="00A37606"/>
    <w:rsid w:val="00A37CBB"/>
    <w:rsid w:val="00A37D7A"/>
    <w:rsid w:val="00A434F1"/>
    <w:rsid w:val="00A45BB9"/>
    <w:rsid w:val="00A51144"/>
    <w:rsid w:val="00A52A9A"/>
    <w:rsid w:val="00A531EC"/>
    <w:rsid w:val="00A56B56"/>
    <w:rsid w:val="00A60CF6"/>
    <w:rsid w:val="00A61F0A"/>
    <w:rsid w:val="00A62EFA"/>
    <w:rsid w:val="00A631EB"/>
    <w:rsid w:val="00A63FFE"/>
    <w:rsid w:val="00A65013"/>
    <w:rsid w:val="00A669D8"/>
    <w:rsid w:val="00A67CB4"/>
    <w:rsid w:val="00A70E61"/>
    <w:rsid w:val="00A711A8"/>
    <w:rsid w:val="00A73B5F"/>
    <w:rsid w:val="00A74710"/>
    <w:rsid w:val="00A75250"/>
    <w:rsid w:val="00A76AE2"/>
    <w:rsid w:val="00A7745A"/>
    <w:rsid w:val="00A8099B"/>
    <w:rsid w:val="00A83844"/>
    <w:rsid w:val="00A85DEC"/>
    <w:rsid w:val="00A87EF3"/>
    <w:rsid w:val="00A910D3"/>
    <w:rsid w:val="00A96241"/>
    <w:rsid w:val="00A97941"/>
    <w:rsid w:val="00A97B9F"/>
    <w:rsid w:val="00AA0FE3"/>
    <w:rsid w:val="00AA3A9E"/>
    <w:rsid w:val="00AA4755"/>
    <w:rsid w:val="00AA4BAD"/>
    <w:rsid w:val="00AA709A"/>
    <w:rsid w:val="00AA7858"/>
    <w:rsid w:val="00AB0184"/>
    <w:rsid w:val="00AB0403"/>
    <w:rsid w:val="00AB1514"/>
    <w:rsid w:val="00AB4242"/>
    <w:rsid w:val="00AB42E9"/>
    <w:rsid w:val="00AB4969"/>
    <w:rsid w:val="00AB49E8"/>
    <w:rsid w:val="00AB4E3C"/>
    <w:rsid w:val="00AB5BA1"/>
    <w:rsid w:val="00AB7321"/>
    <w:rsid w:val="00AC1C27"/>
    <w:rsid w:val="00AC323F"/>
    <w:rsid w:val="00AC5718"/>
    <w:rsid w:val="00AC7627"/>
    <w:rsid w:val="00AD3311"/>
    <w:rsid w:val="00AD434B"/>
    <w:rsid w:val="00AE06E9"/>
    <w:rsid w:val="00AE0AE2"/>
    <w:rsid w:val="00AE1442"/>
    <w:rsid w:val="00AE1618"/>
    <w:rsid w:val="00AE219B"/>
    <w:rsid w:val="00AE39FA"/>
    <w:rsid w:val="00AE48BB"/>
    <w:rsid w:val="00AE699B"/>
    <w:rsid w:val="00AE7F9E"/>
    <w:rsid w:val="00AF0CB7"/>
    <w:rsid w:val="00AF25CA"/>
    <w:rsid w:val="00AF67B3"/>
    <w:rsid w:val="00B00016"/>
    <w:rsid w:val="00B00A1E"/>
    <w:rsid w:val="00B06806"/>
    <w:rsid w:val="00B11D5F"/>
    <w:rsid w:val="00B14266"/>
    <w:rsid w:val="00B163EA"/>
    <w:rsid w:val="00B206C4"/>
    <w:rsid w:val="00B20A79"/>
    <w:rsid w:val="00B216CB"/>
    <w:rsid w:val="00B2364C"/>
    <w:rsid w:val="00B23ACA"/>
    <w:rsid w:val="00B23CEB"/>
    <w:rsid w:val="00B25226"/>
    <w:rsid w:val="00B25DBF"/>
    <w:rsid w:val="00B275E5"/>
    <w:rsid w:val="00B27B86"/>
    <w:rsid w:val="00B30792"/>
    <w:rsid w:val="00B30B0A"/>
    <w:rsid w:val="00B31FA3"/>
    <w:rsid w:val="00B33ADE"/>
    <w:rsid w:val="00B35821"/>
    <w:rsid w:val="00B35CF7"/>
    <w:rsid w:val="00B427BD"/>
    <w:rsid w:val="00B44357"/>
    <w:rsid w:val="00B45243"/>
    <w:rsid w:val="00B45BE2"/>
    <w:rsid w:val="00B4627F"/>
    <w:rsid w:val="00B465BC"/>
    <w:rsid w:val="00B475D4"/>
    <w:rsid w:val="00B51FD0"/>
    <w:rsid w:val="00B54B76"/>
    <w:rsid w:val="00B553C2"/>
    <w:rsid w:val="00B60CDB"/>
    <w:rsid w:val="00B6120A"/>
    <w:rsid w:val="00B61743"/>
    <w:rsid w:val="00B62AC8"/>
    <w:rsid w:val="00B641F4"/>
    <w:rsid w:val="00B64937"/>
    <w:rsid w:val="00B6664E"/>
    <w:rsid w:val="00B66EC0"/>
    <w:rsid w:val="00B7318C"/>
    <w:rsid w:val="00B747E7"/>
    <w:rsid w:val="00B74B47"/>
    <w:rsid w:val="00B74D66"/>
    <w:rsid w:val="00B7576D"/>
    <w:rsid w:val="00B8082F"/>
    <w:rsid w:val="00B809FC"/>
    <w:rsid w:val="00B83058"/>
    <w:rsid w:val="00B83751"/>
    <w:rsid w:val="00B84940"/>
    <w:rsid w:val="00B858FF"/>
    <w:rsid w:val="00B85FF1"/>
    <w:rsid w:val="00B863D0"/>
    <w:rsid w:val="00B868B5"/>
    <w:rsid w:val="00B86FE1"/>
    <w:rsid w:val="00B90EBD"/>
    <w:rsid w:val="00B91162"/>
    <w:rsid w:val="00B91B24"/>
    <w:rsid w:val="00B97488"/>
    <w:rsid w:val="00B97A44"/>
    <w:rsid w:val="00B97E0A"/>
    <w:rsid w:val="00BA6B46"/>
    <w:rsid w:val="00BA7940"/>
    <w:rsid w:val="00BB1FC3"/>
    <w:rsid w:val="00BB2C0A"/>
    <w:rsid w:val="00BB2FC6"/>
    <w:rsid w:val="00BB4EF4"/>
    <w:rsid w:val="00BB5F43"/>
    <w:rsid w:val="00BB66F6"/>
    <w:rsid w:val="00BB7A25"/>
    <w:rsid w:val="00BC0DD0"/>
    <w:rsid w:val="00BC2D14"/>
    <w:rsid w:val="00BC2E20"/>
    <w:rsid w:val="00BC32D4"/>
    <w:rsid w:val="00BC3313"/>
    <w:rsid w:val="00BC4700"/>
    <w:rsid w:val="00BC4947"/>
    <w:rsid w:val="00BC553A"/>
    <w:rsid w:val="00BC5BAE"/>
    <w:rsid w:val="00BD16B0"/>
    <w:rsid w:val="00BD28A1"/>
    <w:rsid w:val="00BD4E03"/>
    <w:rsid w:val="00BD7E93"/>
    <w:rsid w:val="00BE428E"/>
    <w:rsid w:val="00BE4A01"/>
    <w:rsid w:val="00BE4A50"/>
    <w:rsid w:val="00BE4BAD"/>
    <w:rsid w:val="00BE4DEF"/>
    <w:rsid w:val="00BE55D8"/>
    <w:rsid w:val="00BE7586"/>
    <w:rsid w:val="00BF37D0"/>
    <w:rsid w:val="00BF6720"/>
    <w:rsid w:val="00C04AA6"/>
    <w:rsid w:val="00C04C5B"/>
    <w:rsid w:val="00C07F10"/>
    <w:rsid w:val="00C11777"/>
    <w:rsid w:val="00C13755"/>
    <w:rsid w:val="00C13FF6"/>
    <w:rsid w:val="00C155F7"/>
    <w:rsid w:val="00C15BBD"/>
    <w:rsid w:val="00C1662D"/>
    <w:rsid w:val="00C1707B"/>
    <w:rsid w:val="00C17090"/>
    <w:rsid w:val="00C2062D"/>
    <w:rsid w:val="00C209C9"/>
    <w:rsid w:val="00C21762"/>
    <w:rsid w:val="00C23036"/>
    <w:rsid w:val="00C23C55"/>
    <w:rsid w:val="00C2477F"/>
    <w:rsid w:val="00C24F4C"/>
    <w:rsid w:val="00C27E5A"/>
    <w:rsid w:val="00C30859"/>
    <w:rsid w:val="00C320EA"/>
    <w:rsid w:val="00C33422"/>
    <w:rsid w:val="00C33A85"/>
    <w:rsid w:val="00C3445C"/>
    <w:rsid w:val="00C34978"/>
    <w:rsid w:val="00C40F05"/>
    <w:rsid w:val="00C46B58"/>
    <w:rsid w:val="00C50CF0"/>
    <w:rsid w:val="00C533D9"/>
    <w:rsid w:val="00C54298"/>
    <w:rsid w:val="00C608D4"/>
    <w:rsid w:val="00C61D98"/>
    <w:rsid w:val="00C63B66"/>
    <w:rsid w:val="00C65C96"/>
    <w:rsid w:val="00C65FB1"/>
    <w:rsid w:val="00C668CD"/>
    <w:rsid w:val="00C67295"/>
    <w:rsid w:val="00C672F6"/>
    <w:rsid w:val="00C67F11"/>
    <w:rsid w:val="00C70496"/>
    <w:rsid w:val="00C707FD"/>
    <w:rsid w:val="00C72946"/>
    <w:rsid w:val="00C7563F"/>
    <w:rsid w:val="00C7619C"/>
    <w:rsid w:val="00C77BAF"/>
    <w:rsid w:val="00C8343E"/>
    <w:rsid w:val="00C860DC"/>
    <w:rsid w:val="00C86E95"/>
    <w:rsid w:val="00C90B62"/>
    <w:rsid w:val="00C93109"/>
    <w:rsid w:val="00C9372D"/>
    <w:rsid w:val="00C937DA"/>
    <w:rsid w:val="00C948FC"/>
    <w:rsid w:val="00CA030A"/>
    <w:rsid w:val="00CA0C25"/>
    <w:rsid w:val="00CA0FF5"/>
    <w:rsid w:val="00CA4F55"/>
    <w:rsid w:val="00CA5AAD"/>
    <w:rsid w:val="00CA5F6E"/>
    <w:rsid w:val="00CA6EA7"/>
    <w:rsid w:val="00CB0C6F"/>
    <w:rsid w:val="00CB1013"/>
    <w:rsid w:val="00CB1801"/>
    <w:rsid w:val="00CB3AF3"/>
    <w:rsid w:val="00CB562B"/>
    <w:rsid w:val="00CB6AF1"/>
    <w:rsid w:val="00CB7992"/>
    <w:rsid w:val="00CB7BFD"/>
    <w:rsid w:val="00CC3133"/>
    <w:rsid w:val="00CC46C6"/>
    <w:rsid w:val="00CC491C"/>
    <w:rsid w:val="00CC7A3D"/>
    <w:rsid w:val="00CC7A4E"/>
    <w:rsid w:val="00CD0751"/>
    <w:rsid w:val="00CD152B"/>
    <w:rsid w:val="00CD180D"/>
    <w:rsid w:val="00CD2E1C"/>
    <w:rsid w:val="00CD31ED"/>
    <w:rsid w:val="00CD3CEA"/>
    <w:rsid w:val="00CD4E81"/>
    <w:rsid w:val="00CD4F6B"/>
    <w:rsid w:val="00CE007E"/>
    <w:rsid w:val="00CE0431"/>
    <w:rsid w:val="00CE2063"/>
    <w:rsid w:val="00CE33F6"/>
    <w:rsid w:val="00CE5E2D"/>
    <w:rsid w:val="00CE6569"/>
    <w:rsid w:val="00CE7BE6"/>
    <w:rsid w:val="00CF210A"/>
    <w:rsid w:val="00CF4AC0"/>
    <w:rsid w:val="00CF7710"/>
    <w:rsid w:val="00CF7A81"/>
    <w:rsid w:val="00D002D0"/>
    <w:rsid w:val="00D0183A"/>
    <w:rsid w:val="00D01903"/>
    <w:rsid w:val="00D02446"/>
    <w:rsid w:val="00D04185"/>
    <w:rsid w:val="00D0465E"/>
    <w:rsid w:val="00D04B3B"/>
    <w:rsid w:val="00D111FF"/>
    <w:rsid w:val="00D1214E"/>
    <w:rsid w:val="00D13654"/>
    <w:rsid w:val="00D17BC8"/>
    <w:rsid w:val="00D20F10"/>
    <w:rsid w:val="00D2127E"/>
    <w:rsid w:val="00D252D6"/>
    <w:rsid w:val="00D25C6B"/>
    <w:rsid w:val="00D3286D"/>
    <w:rsid w:val="00D3322B"/>
    <w:rsid w:val="00D3372A"/>
    <w:rsid w:val="00D35DC2"/>
    <w:rsid w:val="00D36409"/>
    <w:rsid w:val="00D3687F"/>
    <w:rsid w:val="00D37E42"/>
    <w:rsid w:val="00D4016B"/>
    <w:rsid w:val="00D40B5B"/>
    <w:rsid w:val="00D41355"/>
    <w:rsid w:val="00D42965"/>
    <w:rsid w:val="00D449D7"/>
    <w:rsid w:val="00D44ECE"/>
    <w:rsid w:val="00D464AA"/>
    <w:rsid w:val="00D471E1"/>
    <w:rsid w:val="00D52B9B"/>
    <w:rsid w:val="00D54506"/>
    <w:rsid w:val="00D54792"/>
    <w:rsid w:val="00D5498A"/>
    <w:rsid w:val="00D5545A"/>
    <w:rsid w:val="00D5730C"/>
    <w:rsid w:val="00D60264"/>
    <w:rsid w:val="00D61D87"/>
    <w:rsid w:val="00D62AAC"/>
    <w:rsid w:val="00D63458"/>
    <w:rsid w:val="00D63619"/>
    <w:rsid w:val="00D6684E"/>
    <w:rsid w:val="00D717BB"/>
    <w:rsid w:val="00D72640"/>
    <w:rsid w:val="00D72CFA"/>
    <w:rsid w:val="00D73755"/>
    <w:rsid w:val="00D751F8"/>
    <w:rsid w:val="00D75369"/>
    <w:rsid w:val="00D759BF"/>
    <w:rsid w:val="00D763BE"/>
    <w:rsid w:val="00D767C2"/>
    <w:rsid w:val="00D805E6"/>
    <w:rsid w:val="00D815DD"/>
    <w:rsid w:val="00D81D8B"/>
    <w:rsid w:val="00D822C4"/>
    <w:rsid w:val="00D82431"/>
    <w:rsid w:val="00D84484"/>
    <w:rsid w:val="00D855D9"/>
    <w:rsid w:val="00D85AA1"/>
    <w:rsid w:val="00D85E27"/>
    <w:rsid w:val="00D87236"/>
    <w:rsid w:val="00D8769F"/>
    <w:rsid w:val="00D90DDD"/>
    <w:rsid w:val="00D91AEC"/>
    <w:rsid w:val="00D91D95"/>
    <w:rsid w:val="00D922F9"/>
    <w:rsid w:val="00D97452"/>
    <w:rsid w:val="00DA05B7"/>
    <w:rsid w:val="00DA3D76"/>
    <w:rsid w:val="00DA74BF"/>
    <w:rsid w:val="00DB1236"/>
    <w:rsid w:val="00DB22F5"/>
    <w:rsid w:val="00DB4001"/>
    <w:rsid w:val="00DB5FA0"/>
    <w:rsid w:val="00DB6648"/>
    <w:rsid w:val="00DB6B2B"/>
    <w:rsid w:val="00DB7511"/>
    <w:rsid w:val="00DC0465"/>
    <w:rsid w:val="00DC1A19"/>
    <w:rsid w:val="00DC30BD"/>
    <w:rsid w:val="00DC445B"/>
    <w:rsid w:val="00DC44BB"/>
    <w:rsid w:val="00DC453C"/>
    <w:rsid w:val="00DC4608"/>
    <w:rsid w:val="00DC4A84"/>
    <w:rsid w:val="00DC6939"/>
    <w:rsid w:val="00DD03B5"/>
    <w:rsid w:val="00DD0737"/>
    <w:rsid w:val="00DD0AAB"/>
    <w:rsid w:val="00DD363D"/>
    <w:rsid w:val="00DD6C60"/>
    <w:rsid w:val="00DE0C88"/>
    <w:rsid w:val="00DE12F8"/>
    <w:rsid w:val="00DE1FB2"/>
    <w:rsid w:val="00DE2641"/>
    <w:rsid w:val="00DE3A7D"/>
    <w:rsid w:val="00DE4694"/>
    <w:rsid w:val="00DF4A0D"/>
    <w:rsid w:val="00DF519B"/>
    <w:rsid w:val="00DF740A"/>
    <w:rsid w:val="00DF7F36"/>
    <w:rsid w:val="00E004B0"/>
    <w:rsid w:val="00E01D1B"/>
    <w:rsid w:val="00E01E79"/>
    <w:rsid w:val="00E02E75"/>
    <w:rsid w:val="00E03432"/>
    <w:rsid w:val="00E0351B"/>
    <w:rsid w:val="00E04A13"/>
    <w:rsid w:val="00E063A2"/>
    <w:rsid w:val="00E0669E"/>
    <w:rsid w:val="00E1013D"/>
    <w:rsid w:val="00E106EF"/>
    <w:rsid w:val="00E10CCF"/>
    <w:rsid w:val="00E11F19"/>
    <w:rsid w:val="00E1380C"/>
    <w:rsid w:val="00E14DA6"/>
    <w:rsid w:val="00E1713D"/>
    <w:rsid w:val="00E229C2"/>
    <w:rsid w:val="00E23A2A"/>
    <w:rsid w:val="00E25B80"/>
    <w:rsid w:val="00E26AEA"/>
    <w:rsid w:val="00E26BD2"/>
    <w:rsid w:val="00E32E4B"/>
    <w:rsid w:val="00E33476"/>
    <w:rsid w:val="00E357DE"/>
    <w:rsid w:val="00E37189"/>
    <w:rsid w:val="00E41820"/>
    <w:rsid w:val="00E422EF"/>
    <w:rsid w:val="00E42781"/>
    <w:rsid w:val="00E429E2"/>
    <w:rsid w:val="00E43F69"/>
    <w:rsid w:val="00E45F2F"/>
    <w:rsid w:val="00E50E67"/>
    <w:rsid w:val="00E512FB"/>
    <w:rsid w:val="00E5195C"/>
    <w:rsid w:val="00E52A5B"/>
    <w:rsid w:val="00E538A8"/>
    <w:rsid w:val="00E53E9D"/>
    <w:rsid w:val="00E54BB3"/>
    <w:rsid w:val="00E54E34"/>
    <w:rsid w:val="00E605EB"/>
    <w:rsid w:val="00E6145B"/>
    <w:rsid w:val="00E61CED"/>
    <w:rsid w:val="00E61E7F"/>
    <w:rsid w:val="00E630D3"/>
    <w:rsid w:val="00E6440D"/>
    <w:rsid w:val="00E64ABE"/>
    <w:rsid w:val="00E6546F"/>
    <w:rsid w:val="00E65EE2"/>
    <w:rsid w:val="00E703DC"/>
    <w:rsid w:val="00E729CB"/>
    <w:rsid w:val="00E72B86"/>
    <w:rsid w:val="00E75838"/>
    <w:rsid w:val="00E76907"/>
    <w:rsid w:val="00E774E9"/>
    <w:rsid w:val="00E77671"/>
    <w:rsid w:val="00E818EA"/>
    <w:rsid w:val="00E8203E"/>
    <w:rsid w:val="00E836DD"/>
    <w:rsid w:val="00E83F05"/>
    <w:rsid w:val="00E843FC"/>
    <w:rsid w:val="00E8484A"/>
    <w:rsid w:val="00E906A3"/>
    <w:rsid w:val="00E910BF"/>
    <w:rsid w:val="00E916FC"/>
    <w:rsid w:val="00E934E5"/>
    <w:rsid w:val="00E939AD"/>
    <w:rsid w:val="00E93DB5"/>
    <w:rsid w:val="00E94926"/>
    <w:rsid w:val="00EA020F"/>
    <w:rsid w:val="00EA1A0D"/>
    <w:rsid w:val="00EA211D"/>
    <w:rsid w:val="00EA2D63"/>
    <w:rsid w:val="00EA4FFE"/>
    <w:rsid w:val="00EA50FE"/>
    <w:rsid w:val="00EA7470"/>
    <w:rsid w:val="00EA794B"/>
    <w:rsid w:val="00EB0F2F"/>
    <w:rsid w:val="00EB3355"/>
    <w:rsid w:val="00EB3699"/>
    <w:rsid w:val="00EB39CC"/>
    <w:rsid w:val="00EB3A5D"/>
    <w:rsid w:val="00EB420C"/>
    <w:rsid w:val="00EB4F82"/>
    <w:rsid w:val="00EB5FE3"/>
    <w:rsid w:val="00EB7059"/>
    <w:rsid w:val="00EB72A2"/>
    <w:rsid w:val="00EB7613"/>
    <w:rsid w:val="00EC0022"/>
    <w:rsid w:val="00EC1388"/>
    <w:rsid w:val="00EC22E4"/>
    <w:rsid w:val="00EC6555"/>
    <w:rsid w:val="00EC7765"/>
    <w:rsid w:val="00ED18B3"/>
    <w:rsid w:val="00ED1B29"/>
    <w:rsid w:val="00ED2D3D"/>
    <w:rsid w:val="00ED3B48"/>
    <w:rsid w:val="00ED4642"/>
    <w:rsid w:val="00ED4994"/>
    <w:rsid w:val="00ED6A6B"/>
    <w:rsid w:val="00ED7545"/>
    <w:rsid w:val="00ED7802"/>
    <w:rsid w:val="00ED7D89"/>
    <w:rsid w:val="00EE1C2B"/>
    <w:rsid w:val="00EE30E1"/>
    <w:rsid w:val="00EE3620"/>
    <w:rsid w:val="00EE3907"/>
    <w:rsid w:val="00EE48FE"/>
    <w:rsid w:val="00EE4BFB"/>
    <w:rsid w:val="00EE5771"/>
    <w:rsid w:val="00EE619C"/>
    <w:rsid w:val="00EE6DB5"/>
    <w:rsid w:val="00EF0AFC"/>
    <w:rsid w:val="00EF302D"/>
    <w:rsid w:val="00EF37B5"/>
    <w:rsid w:val="00EF4202"/>
    <w:rsid w:val="00EF508E"/>
    <w:rsid w:val="00EF519C"/>
    <w:rsid w:val="00EF5296"/>
    <w:rsid w:val="00EF547B"/>
    <w:rsid w:val="00EF68A5"/>
    <w:rsid w:val="00EF77AA"/>
    <w:rsid w:val="00EF79F9"/>
    <w:rsid w:val="00F0263E"/>
    <w:rsid w:val="00F03F44"/>
    <w:rsid w:val="00F0407B"/>
    <w:rsid w:val="00F045A1"/>
    <w:rsid w:val="00F0573F"/>
    <w:rsid w:val="00F061FD"/>
    <w:rsid w:val="00F069DF"/>
    <w:rsid w:val="00F105A3"/>
    <w:rsid w:val="00F10E65"/>
    <w:rsid w:val="00F114CA"/>
    <w:rsid w:val="00F1197E"/>
    <w:rsid w:val="00F1260A"/>
    <w:rsid w:val="00F13539"/>
    <w:rsid w:val="00F157B1"/>
    <w:rsid w:val="00F15A9E"/>
    <w:rsid w:val="00F15AD4"/>
    <w:rsid w:val="00F16822"/>
    <w:rsid w:val="00F16944"/>
    <w:rsid w:val="00F17D17"/>
    <w:rsid w:val="00F2082D"/>
    <w:rsid w:val="00F20913"/>
    <w:rsid w:val="00F20983"/>
    <w:rsid w:val="00F242A9"/>
    <w:rsid w:val="00F25B04"/>
    <w:rsid w:val="00F25B4D"/>
    <w:rsid w:val="00F26611"/>
    <w:rsid w:val="00F26FDF"/>
    <w:rsid w:val="00F3122C"/>
    <w:rsid w:val="00F32FFA"/>
    <w:rsid w:val="00F33CCB"/>
    <w:rsid w:val="00F33DD2"/>
    <w:rsid w:val="00F34D31"/>
    <w:rsid w:val="00F367A3"/>
    <w:rsid w:val="00F40022"/>
    <w:rsid w:val="00F40E04"/>
    <w:rsid w:val="00F427B5"/>
    <w:rsid w:val="00F42B44"/>
    <w:rsid w:val="00F438AF"/>
    <w:rsid w:val="00F439E2"/>
    <w:rsid w:val="00F46F5F"/>
    <w:rsid w:val="00F47093"/>
    <w:rsid w:val="00F509DE"/>
    <w:rsid w:val="00F52043"/>
    <w:rsid w:val="00F55CC5"/>
    <w:rsid w:val="00F5640D"/>
    <w:rsid w:val="00F57574"/>
    <w:rsid w:val="00F60E87"/>
    <w:rsid w:val="00F61449"/>
    <w:rsid w:val="00F6171B"/>
    <w:rsid w:val="00F627FE"/>
    <w:rsid w:val="00F62A3E"/>
    <w:rsid w:val="00F62D3E"/>
    <w:rsid w:val="00F64C6F"/>
    <w:rsid w:val="00F64F14"/>
    <w:rsid w:val="00F669DA"/>
    <w:rsid w:val="00F712FA"/>
    <w:rsid w:val="00F71C35"/>
    <w:rsid w:val="00F73241"/>
    <w:rsid w:val="00F7395A"/>
    <w:rsid w:val="00F74A04"/>
    <w:rsid w:val="00F768F6"/>
    <w:rsid w:val="00F84E23"/>
    <w:rsid w:val="00F8655A"/>
    <w:rsid w:val="00F954D0"/>
    <w:rsid w:val="00F9627A"/>
    <w:rsid w:val="00F96C13"/>
    <w:rsid w:val="00F96D8C"/>
    <w:rsid w:val="00FA0AC9"/>
    <w:rsid w:val="00FA1DF7"/>
    <w:rsid w:val="00FA1EE5"/>
    <w:rsid w:val="00FA4AFB"/>
    <w:rsid w:val="00FA6EF2"/>
    <w:rsid w:val="00FA6F3B"/>
    <w:rsid w:val="00FB0B36"/>
    <w:rsid w:val="00FB1D9B"/>
    <w:rsid w:val="00FB2819"/>
    <w:rsid w:val="00FB41C6"/>
    <w:rsid w:val="00FB42C4"/>
    <w:rsid w:val="00FB6472"/>
    <w:rsid w:val="00FB7427"/>
    <w:rsid w:val="00FC0135"/>
    <w:rsid w:val="00FC0859"/>
    <w:rsid w:val="00FC0B2D"/>
    <w:rsid w:val="00FC1AC0"/>
    <w:rsid w:val="00FC46BA"/>
    <w:rsid w:val="00FD0853"/>
    <w:rsid w:val="00FD529A"/>
    <w:rsid w:val="00FD5BBE"/>
    <w:rsid w:val="00FE0DA8"/>
    <w:rsid w:val="00FE118E"/>
    <w:rsid w:val="00FE21FB"/>
    <w:rsid w:val="00FE248F"/>
    <w:rsid w:val="00FE277B"/>
    <w:rsid w:val="00FE65C6"/>
    <w:rsid w:val="00FE772A"/>
    <w:rsid w:val="00FE7904"/>
    <w:rsid w:val="00FF25FD"/>
    <w:rsid w:val="00FF3282"/>
    <w:rsid w:val="00FF3952"/>
    <w:rsid w:val="00FF3BA7"/>
    <w:rsid w:val="00FF744F"/>
    <w:rsid w:val="010FDC70"/>
    <w:rsid w:val="0131A9C9"/>
    <w:rsid w:val="0168BE66"/>
    <w:rsid w:val="019F70AA"/>
    <w:rsid w:val="01AA849B"/>
    <w:rsid w:val="01B71F30"/>
    <w:rsid w:val="01BDA1E6"/>
    <w:rsid w:val="01F05F6A"/>
    <w:rsid w:val="020BF80B"/>
    <w:rsid w:val="025C236D"/>
    <w:rsid w:val="0278DF68"/>
    <w:rsid w:val="029EF42D"/>
    <w:rsid w:val="02B5C3A6"/>
    <w:rsid w:val="02C76C1A"/>
    <w:rsid w:val="02CDF780"/>
    <w:rsid w:val="02D4B8A7"/>
    <w:rsid w:val="02E66D7F"/>
    <w:rsid w:val="02EBCC18"/>
    <w:rsid w:val="02F8D4C4"/>
    <w:rsid w:val="0305AFA1"/>
    <w:rsid w:val="03384AEA"/>
    <w:rsid w:val="0388060B"/>
    <w:rsid w:val="03A9C9C6"/>
    <w:rsid w:val="03AC7A74"/>
    <w:rsid w:val="03EF1D4D"/>
    <w:rsid w:val="04094AF4"/>
    <w:rsid w:val="041ED219"/>
    <w:rsid w:val="042C5D5D"/>
    <w:rsid w:val="043DED79"/>
    <w:rsid w:val="0457FD7B"/>
    <w:rsid w:val="0468D8E6"/>
    <w:rsid w:val="04B7E788"/>
    <w:rsid w:val="04CE9D85"/>
    <w:rsid w:val="04D778AD"/>
    <w:rsid w:val="04DD39F7"/>
    <w:rsid w:val="04E47C73"/>
    <w:rsid w:val="0526A30B"/>
    <w:rsid w:val="053A561E"/>
    <w:rsid w:val="05F92B32"/>
    <w:rsid w:val="063CDFBB"/>
    <w:rsid w:val="0662A680"/>
    <w:rsid w:val="0685598D"/>
    <w:rsid w:val="06C1E96E"/>
    <w:rsid w:val="06D42F9D"/>
    <w:rsid w:val="06F35CE5"/>
    <w:rsid w:val="073D7440"/>
    <w:rsid w:val="07477863"/>
    <w:rsid w:val="075B01E7"/>
    <w:rsid w:val="07914A54"/>
    <w:rsid w:val="07A250F2"/>
    <w:rsid w:val="07A47CC5"/>
    <w:rsid w:val="07B176F1"/>
    <w:rsid w:val="07B29BC4"/>
    <w:rsid w:val="07BE909F"/>
    <w:rsid w:val="07E17EC7"/>
    <w:rsid w:val="082D2A13"/>
    <w:rsid w:val="083F43BA"/>
    <w:rsid w:val="0843706F"/>
    <w:rsid w:val="0868843E"/>
    <w:rsid w:val="0872D85A"/>
    <w:rsid w:val="089FA4AE"/>
    <w:rsid w:val="08CAB83F"/>
    <w:rsid w:val="09013A50"/>
    <w:rsid w:val="09106F16"/>
    <w:rsid w:val="0962CB0B"/>
    <w:rsid w:val="0970024B"/>
    <w:rsid w:val="0983E2EE"/>
    <w:rsid w:val="09986D64"/>
    <w:rsid w:val="09C6B135"/>
    <w:rsid w:val="09D7E426"/>
    <w:rsid w:val="0A228BDC"/>
    <w:rsid w:val="0A3E7871"/>
    <w:rsid w:val="0A88E185"/>
    <w:rsid w:val="0B007B69"/>
    <w:rsid w:val="0B0B74BC"/>
    <w:rsid w:val="0B192F0A"/>
    <w:rsid w:val="0B395874"/>
    <w:rsid w:val="0B54DEE1"/>
    <w:rsid w:val="0B9F1EB9"/>
    <w:rsid w:val="0BAD1788"/>
    <w:rsid w:val="0BD29430"/>
    <w:rsid w:val="0BFAA8E9"/>
    <w:rsid w:val="0C0F8EC7"/>
    <w:rsid w:val="0C2249FE"/>
    <w:rsid w:val="0C462110"/>
    <w:rsid w:val="0C4F37B6"/>
    <w:rsid w:val="0C914A39"/>
    <w:rsid w:val="0C9F1A3D"/>
    <w:rsid w:val="0CBA994F"/>
    <w:rsid w:val="0D309B70"/>
    <w:rsid w:val="0D3666BE"/>
    <w:rsid w:val="0D6A07E2"/>
    <w:rsid w:val="0D88A405"/>
    <w:rsid w:val="0DBB76B5"/>
    <w:rsid w:val="0DBFEE09"/>
    <w:rsid w:val="0DD16E2E"/>
    <w:rsid w:val="0DE6176D"/>
    <w:rsid w:val="0E1AB403"/>
    <w:rsid w:val="0E1CD6B1"/>
    <w:rsid w:val="0E7EDBE7"/>
    <w:rsid w:val="0ED25B3E"/>
    <w:rsid w:val="0EDFE528"/>
    <w:rsid w:val="0EF4AB45"/>
    <w:rsid w:val="0F0F2FEA"/>
    <w:rsid w:val="0F144987"/>
    <w:rsid w:val="0F256D2A"/>
    <w:rsid w:val="0F77E76A"/>
    <w:rsid w:val="0F7D6583"/>
    <w:rsid w:val="0F896B01"/>
    <w:rsid w:val="0FC048D6"/>
    <w:rsid w:val="0FD5B822"/>
    <w:rsid w:val="0FDFAB48"/>
    <w:rsid w:val="10461D2F"/>
    <w:rsid w:val="1097E035"/>
    <w:rsid w:val="10B5E674"/>
    <w:rsid w:val="10BC7A1B"/>
    <w:rsid w:val="10CF1839"/>
    <w:rsid w:val="10E6397E"/>
    <w:rsid w:val="10EB0B7D"/>
    <w:rsid w:val="10FB3250"/>
    <w:rsid w:val="1130DE2A"/>
    <w:rsid w:val="11829D22"/>
    <w:rsid w:val="11888BEF"/>
    <w:rsid w:val="118E66D0"/>
    <w:rsid w:val="11D2AA85"/>
    <w:rsid w:val="11EEB880"/>
    <w:rsid w:val="11FA0F7F"/>
    <w:rsid w:val="12083288"/>
    <w:rsid w:val="1241565A"/>
    <w:rsid w:val="12507D8A"/>
    <w:rsid w:val="125F0A47"/>
    <w:rsid w:val="12879A19"/>
    <w:rsid w:val="12B28730"/>
    <w:rsid w:val="130A2EB6"/>
    <w:rsid w:val="133F0523"/>
    <w:rsid w:val="137406BE"/>
    <w:rsid w:val="137C2B28"/>
    <w:rsid w:val="13C36ECE"/>
    <w:rsid w:val="13E09F1F"/>
    <w:rsid w:val="13E76C86"/>
    <w:rsid w:val="13F975E0"/>
    <w:rsid w:val="146E66B8"/>
    <w:rsid w:val="14A2FA0F"/>
    <w:rsid w:val="14B4EB0F"/>
    <w:rsid w:val="14CF49D3"/>
    <w:rsid w:val="14DD78CD"/>
    <w:rsid w:val="15203478"/>
    <w:rsid w:val="155FC22E"/>
    <w:rsid w:val="1565C4AF"/>
    <w:rsid w:val="15BE8199"/>
    <w:rsid w:val="15EBB355"/>
    <w:rsid w:val="1608364F"/>
    <w:rsid w:val="165EF2A4"/>
    <w:rsid w:val="16AC2741"/>
    <w:rsid w:val="16B7BC34"/>
    <w:rsid w:val="16BA3E77"/>
    <w:rsid w:val="16EBC5EF"/>
    <w:rsid w:val="1700617E"/>
    <w:rsid w:val="17192947"/>
    <w:rsid w:val="17394102"/>
    <w:rsid w:val="173FB30E"/>
    <w:rsid w:val="17ACC44A"/>
    <w:rsid w:val="17C6F843"/>
    <w:rsid w:val="17D7827C"/>
    <w:rsid w:val="1813872B"/>
    <w:rsid w:val="183CF265"/>
    <w:rsid w:val="1840AC83"/>
    <w:rsid w:val="185BA0A5"/>
    <w:rsid w:val="1864108E"/>
    <w:rsid w:val="1876CBA5"/>
    <w:rsid w:val="18A06AE3"/>
    <w:rsid w:val="18EE2598"/>
    <w:rsid w:val="190356C8"/>
    <w:rsid w:val="1926EFA7"/>
    <w:rsid w:val="195251E9"/>
    <w:rsid w:val="19640D80"/>
    <w:rsid w:val="197DE63D"/>
    <w:rsid w:val="19CF691B"/>
    <w:rsid w:val="1A1DDE58"/>
    <w:rsid w:val="1A25E2E4"/>
    <w:rsid w:val="1A2A9094"/>
    <w:rsid w:val="1AD5788E"/>
    <w:rsid w:val="1B0B173C"/>
    <w:rsid w:val="1B183142"/>
    <w:rsid w:val="1B4E2E29"/>
    <w:rsid w:val="1B7EB150"/>
    <w:rsid w:val="1B83FAA7"/>
    <w:rsid w:val="1B8D4909"/>
    <w:rsid w:val="1B987910"/>
    <w:rsid w:val="1BA0D331"/>
    <w:rsid w:val="1BF86870"/>
    <w:rsid w:val="1C13DBF8"/>
    <w:rsid w:val="1C20408B"/>
    <w:rsid w:val="1C25E4B5"/>
    <w:rsid w:val="1C8DA7B6"/>
    <w:rsid w:val="1CC49EC1"/>
    <w:rsid w:val="1CDBB017"/>
    <w:rsid w:val="1D31F479"/>
    <w:rsid w:val="1D33D544"/>
    <w:rsid w:val="1D3EDBDB"/>
    <w:rsid w:val="1D42A788"/>
    <w:rsid w:val="1D660912"/>
    <w:rsid w:val="1D82B3A5"/>
    <w:rsid w:val="1DA67F88"/>
    <w:rsid w:val="1DB09319"/>
    <w:rsid w:val="1DC582B2"/>
    <w:rsid w:val="1DD4361D"/>
    <w:rsid w:val="1E1533BA"/>
    <w:rsid w:val="1E219012"/>
    <w:rsid w:val="1E3B76D2"/>
    <w:rsid w:val="1E473B8D"/>
    <w:rsid w:val="1EA0C45D"/>
    <w:rsid w:val="1EA9C6CD"/>
    <w:rsid w:val="1EBAD988"/>
    <w:rsid w:val="1ECCA319"/>
    <w:rsid w:val="1F9CCBEC"/>
    <w:rsid w:val="1FCAA726"/>
    <w:rsid w:val="1FCCEAB3"/>
    <w:rsid w:val="1FE57225"/>
    <w:rsid w:val="1FEFE12D"/>
    <w:rsid w:val="2036672B"/>
    <w:rsid w:val="2077C28E"/>
    <w:rsid w:val="20AF9215"/>
    <w:rsid w:val="20D83733"/>
    <w:rsid w:val="20EAFA49"/>
    <w:rsid w:val="20F7FA88"/>
    <w:rsid w:val="212CFEDD"/>
    <w:rsid w:val="213D6FA6"/>
    <w:rsid w:val="21527445"/>
    <w:rsid w:val="21606147"/>
    <w:rsid w:val="216502FE"/>
    <w:rsid w:val="216AD619"/>
    <w:rsid w:val="2184CB35"/>
    <w:rsid w:val="21860ABF"/>
    <w:rsid w:val="21880B14"/>
    <w:rsid w:val="2192DD63"/>
    <w:rsid w:val="21B271A6"/>
    <w:rsid w:val="2234C0B5"/>
    <w:rsid w:val="225118B8"/>
    <w:rsid w:val="225157C6"/>
    <w:rsid w:val="226CD526"/>
    <w:rsid w:val="227C1396"/>
    <w:rsid w:val="22810537"/>
    <w:rsid w:val="22DEE4C4"/>
    <w:rsid w:val="23100AF8"/>
    <w:rsid w:val="232DCDA2"/>
    <w:rsid w:val="2376F633"/>
    <w:rsid w:val="2377442D"/>
    <w:rsid w:val="2386E68D"/>
    <w:rsid w:val="23B1496C"/>
    <w:rsid w:val="23BB62DA"/>
    <w:rsid w:val="23FEC1AD"/>
    <w:rsid w:val="24148959"/>
    <w:rsid w:val="24214A5A"/>
    <w:rsid w:val="2422BF1F"/>
    <w:rsid w:val="24306E23"/>
    <w:rsid w:val="243F261F"/>
    <w:rsid w:val="2455BA09"/>
    <w:rsid w:val="249FAAB3"/>
    <w:rsid w:val="24B23436"/>
    <w:rsid w:val="24EA6E4A"/>
    <w:rsid w:val="250D9278"/>
    <w:rsid w:val="251CA937"/>
    <w:rsid w:val="257D0F87"/>
    <w:rsid w:val="258A2CA6"/>
    <w:rsid w:val="2591838C"/>
    <w:rsid w:val="25C4C928"/>
    <w:rsid w:val="25D186CE"/>
    <w:rsid w:val="26239C32"/>
    <w:rsid w:val="263013C2"/>
    <w:rsid w:val="263714F3"/>
    <w:rsid w:val="26476FE6"/>
    <w:rsid w:val="26658B45"/>
    <w:rsid w:val="26F05797"/>
    <w:rsid w:val="2710DE6E"/>
    <w:rsid w:val="272ADFF6"/>
    <w:rsid w:val="275FD1B7"/>
    <w:rsid w:val="2786E6EA"/>
    <w:rsid w:val="27B3B324"/>
    <w:rsid w:val="27C37E95"/>
    <w:rsid w:val="27D194F0"/>
    <w:rsid w:val="27FB6EB4"/>
    <w:rsid w:val="280025BE"/>
    <w:rsid w:val="280EF95B"/>
    <w:rsid w:val="284CB6F1"/>
    <w:rsid w:val="2866A6C2"/>
    <w:rsid w:val="287729F7"/>
    <w:rsid w:val="28BE0A55"/>
    <w:rsid w:val="28EEE7DD"/>
    <w:rsid w:val="290456DA"/>
    <w:rsid w:val="291DAC9A"/>
    <w:rsid w:val="299421BB"/>
    <w:rsid w:val="29C3DDD4"/>
    <w:rsid w:val="29D18099"/>
    <w:rsid w:val="2A0C8485"/>
    <w:rsid w:val="2A17A230"/>
    <w:rsid w:val="2A1DDC6E"/>
    <w:rsid w:val="2ACE164D"/>
    <w:rsid w:val="2B2B16D4"/>
    <w:rsid w:val="2B385AD4"/>
    <w:rsid w:val="2B8A4A51"/>
    <w:rsid w:val="2BB0D989"/>
    <w:rsid w:val="2BDD4E06"/>
    <w:rsid w:val="2C5383C1"/>
    <w:rsid w:val="2C649701"/>
    <w:rsid w:val="2C702DE6"/>
    <w:rsid w:val="2C71765A"/>
    <w:rsid w:val="2C923537"/>
    <w:rsid w:val="2CB67895"/>
    <w:rsid w:val="2CD2F54F"/>
    <w:rsid w:val="2D2794F1"/>
    <w:rsid w:val="2D33B691"/>
    <w:rsid w:val="2D529930"/>
    <w:rsid w:val="2D76AAC5"/>
    <w:rsid w:val="2D7FD9BA"/>
    <w:rsid w:val="2D964916"/>
    <w:rsid w:val="2DA7653B"/>
    <w:rsid w:val="2DD3D75A"/>
    <w:rsid w:val="2E0B0CE2"/>
    <w:rsid w:val="2E1E236B"/>
    <w:rsid w:val="2E22DBE5"/>
    <w:rsid w:val="2E3C309B"/>
    <w:rsid w:val="2E526436"/>
    <w:rsid w:val="2E8FFF10"/>
    <w:rsid w:val="2E9A33A8"/>
    <w:rsid w:val="2E9CFFC6"/>
    <w:rsid w:val="2EC476D2"/>
    <w:rsid w:val="2EC79C03"/>
    <w:rsid w:val="2F05411E"/>
    <w:rsid w:val="2F41BB8F"/>
    <w:rsid w:val="2F4989DC"/>
    <w:rsid w:val="2F56B1A5"/>
    <w:rsid w:val="2F60D722"/>
    <w:rsid w:val="2F934BBD"/>
    <w:rsid w:val="2FA90E29"/>
    <w:rsid w:val="2FAB5F38"/>
    <w:rsid w:val="2FB527D3"/>
    <w:rsid w:val="2FC0B300"/>
    <w:rsid w:val="2FC3E98D"/>
    <w:rsid w:val="2FE3D1E0"/>
    <w:rsid w:val="2FF3E4A7"/>
    <w:rsid w:val="30104C42"/>
    <w:rsid w:val="30195AC5"/>
    <w:rsid w:val="304E6511"/>
    <w:rsid w:val="306326A4"/>
    <w:rsid w:val="30689097"/>
    <w:rsid w:val="30B74E37"/>
    <w:rsid w:val="30D2216D"/>
    <w:rsid w:val="3175FB1B"/>
    <w:rsid w:val="31E9A0A6"/>
    <w:rsid w:val="31FC1FED"/>
    <w:rsid w:val="321694B4"/>
    <w:rsid w:val="322ECA89"/>
    <w:rsid w:val="32DB48DD"/>
    <w:rsid w:val="32EB12CD"/>
    <w:rsid w:val="3307C812"/>
    <w:rsid w:val="33142874"/>
    <w:rsid w:val="338C3851"/>
    <w:rsid w:val="33996490"/>
    <w:rsid w:val="3416B2F9"/>
    <w:rsid w:val="342E1560"/>
    <w:rsid w:val="343BF6E8"/>
    <w:rsid w:val="3459012E"/>
    <w:rsid w:val="348178C8"/>
    <w:rsid w:val="3484B412"/>
    <w:rsid w:val="349773D2"/>
    <w:rsid w:val="3499F2E7"/>
    <w:rsid w:val="34AD4B45"/>
    <w:rsid w:val="34AE7DDD"/>
    <w:rsid w:val="34CD91FD"/>
    <w:rsid w:val="34E70709"/>
    <w:rsid w:val="34ED20AA"/>
    <w:rsid w:val="35494D6C"/>
    <w:rsid w:val="35721379"/>
    <w:rsid w:val="3584A942"/>
    <w:rsid w:val="35CDE86B"/>
    <w:rsid w:val="35D343C0"/>
    <w:rsid w:val="35DCB09F"/>
    <w:rsid w:val="3650FB50"/>
    <w:rsid w:val="365DDAEA"/>
    <w:rsid w:val="36E81010"/>
    <w:rsid w:val="3718E4F2"/>
    <w:rsid w:val="37436FD6"/>
    <w:rsid w:val="3777D806"/>
    <w:rsid w:val="378FC0C9"/>
    <w:rsid w:val="37F38634"/>
    <w:rsid w:val="38AF2F6B"/>
    <w:rsid w:val="38E6FF90"/>
    <w:rsid w:val="391F93D4"/>
    <w:rsid w:val="39490B71"/>
    <w:rsid w:val="39797358"/>
    <w:rsid w:val="398A0CE3"/>
    <w:rsid w:val="39D41744"/>
    <w:rsid w:val="3A3C0FA1"/>
    <w:rsid w:val="3A728BB6"/>
    <w:rsid w:val="3AD2F2E1"/>
    <w:rsid w:val="3B03E1CA"/>
    <w:rsid w:val="3B09D6F4"/>
    <w:rsid w:val="3B17AD96"/>
    <w:rsid w:val="3B508597"/>
    <w:rsid w:val="3B67F6C0"/>
    <w:rsid w:val="3B70E417"/>
    <w:rsid w:val="3B935022"/>
    <w:rsid w:val="3BA8B368"/>
    <w:rsid w:val="3BB8A5D9"/>
    <w:rsid w:val="3BCC710E"/>
    <w:rsid w:val="3BD4A2B2"/>
    <w:rsid w:val="3BF5B9B2"/>
    <w:rsid w:val="3C0C4876"/>
    <w:rsid w:val="3C20DDF1"/>
    <w:rsid w:val="3C20E575"/>
    <w:rsid w:val="3C372430"/>
    <w:rsid w:val="3C6C78BF"/>
    <w:rsid w:val="3C7D9BCC"/>
    <w:rsid w:val="3C92A178"/>
    <w:rsid w:val="3CB42BC6"/>
    <w:rsid w:val="3CEDD064"/>
    <w:rsid w:val="3D21F97F"/>
    <w:rsid w:val="3D28FC61"/>
    <w:rsid w:val="3D32AE56"/>
    <w:rsid w:val="3D3C81C6"/>
    <w:rsid w:val="3D9D41C4"/>
    <w:rsid w:val="3DA48C9B"/>
    <w:rsid w:val="3DCC8C41"/>
    <w:rsid w:val="3DF50D82"/>
    <w:rsid w:val="3E0B1179"/>
    <w:rsid w:val="3E3422F1"/>
    <w:rsid w:val="3E36A9E5"/>
    <w:rsid w:val="3E3A5B02"/>
    <w:rsid w:val="3E4CD701"/>
    <w:rsid w:val="3E5E6E59"/>
    <w:rsid w:val="3E80720B"/>
    <w:rsid w:val="3EC5748E"/>
    <w:rsid w:val="3EE42A47"/>
    <w:rsid w:val="3EFD6CBD"/>
    <w:rsid w:val="3F2B2DDD"/>
    <w:rsid w:val="3FCDB056"/>
    <w:rsid w:val="3FD846CC"/>
    <w:rsid w:val="3FF5B6B0"/>
    <w:rsid w:val="401F8EFA"/>
    <w:rsid w:val="4029D192"/>
    <w:rsid w:val="403152E6"/>
    <w:rsid w:val="40432A5B"/>
    <w:rsid w:val="404B451C"/>
    <w:rsid w:val="404FD981"/>
    <w:rsid w:val="4084A991"/>
    <w:rsid w:val="4085E1B1"/>
    <w:rsid w:val="40AA980A"/>
    <w:rsid w:val="40AEFD8F"/>
    <w:rsid w:val="40C6F10A"/>
    <w:rsid w:val="40C8D990"/>
    <w:rsid w:val="410F69BE"/>
    <w:rsid w:val="41320C19"/>
    <w:rsid w:val="41693FA2"/>
    <w:rsid w:val="41766683"/>
    <w:rsid w:val="4182C9F5"/>
    <w:rsid w:val="41A9B6D2"/>
    <w:rsid w:val="41B438F1"/>
    <w:rsid w:val="41F2ADE9"/>
    <w:rsid w:val="41FB96CC"/>
    <w:rsid w:val="4203D388"/>
    <w:rsid w:val="4227B01F"/>
    <w:rsid w:val="4233D335"/>
    <w:rsid w:val="42414F2F"/>
    <w:rsid w:val="424490E4"/>
    <w:rsid w:val="42A55BF3"/>
    <w:rsid w:val="42AB7830"/>
    <w:rsid w:val="430EAFC0"/>
    <w:rsid w:val="432EE930"/>
    <w:rsid w:val="43318CB8"/>
    <w:rsid w:val="433A384D"/>
    <w:rsid w:val="437E4C2F"/>
    <w:rsid w:val="4398E9C4"/>
    <w:rsid w:val="43A2B5BC"/>
    <w:rsid w:val="43B2F41F"/>
    <w:rsid w:val="440ACD9D"/>
    <w:rsid w:val="441DCAA6"/>
    <w:rsid w:val="444527CC"/>
    <w:rsid w:val="44695BA2"/>
    <w:rsid w:val="44851642"/>
    <w:rsid w:val="448D5FA8"/>
    <w:rsid w:val="44964B42"/>
    <w:rsid w:val="44ACECD6"/>
    <w:rsid w:val="44E1C321"/>
    <w:rsid w:val="44E3923D"/>
    <w:rsid w:val="44F18F79"/>
    <w:rsid w:val="44F68DC7"/>
    <w:rsid w:val="44FC43B2"/>
    <w:rsid w:val="451D6E7C"/>
    <w:rsid w:val="454D4819"/>
    <w:rsid w:val="4588D853"/>
    <w:rsid w:val="45B408C1"/>
    <w:rsid w:val="45CEF065"/>
    <w:rsid w:val="45DF5876"/>
    <w:rsid w:val="45F97C91"/>
    <w:rsid w:val="4608B6C0"/>
    <w:rsid w:val="46C7B021"/>
    <w:rsid w:val="4715086A"/>
    <w:rsid w:val="472A29C4"/>
    <w:rsid w:val="472FF9EE"/>
    <w:rsid w:val="47426357"/>
    <w:rsid w:val="47687DE5"/>
    <w:rsid w:val="4779EB07"/>
    <w:rsid w:val="47C0806A"/>
    <w:rsid w:val="47CE83A7"/>
    <w:rsid w:val="47D5403C"/>
    <w:rsid w:val="48622240"/>
    <w:rsid w:val="48623222"/>
    <w:rsid w:val="49216946"/>
    <w:rsid w:val="49577EFA"/>
    <w:rsid w:val="496AA097"/>
    <w:rsid w:val="496FB9D5"/>
    <w:rsid w:val="49745AAF"/>
    <w:rsid w:val="49DC1061"/>
    <w:rsid w:val="4A54C3F4"/>
    <w:rsid w:val="4A65BC4B"/>
    <w:rsid w:val="4A739F88"/>
    <w:rsid w:val="4AB75865"/>
    <w:rsid w:val="4ACF77F9"/>
    <w:rsid w:val="4AD17B55"/>
    <w:rsid w:val="4B23ABBD"/>
    <w:rsid w:val="4B45DE42"/>
    <w:rsid w:val="4B56E9FE"/>
    <w:rsid w:val="4B7153D7"/>
    <w:rsid w:val="4B7ADA9F"/>
    <w:rsid w:val="4B8A5DE4"/>
    <w:rsid w:val="4BB9B979"/>
    <w:rsid w:val="4BEDC9F4"/>
    <w:rsid w:val="4BF6959F"/>
    <w:rsid w:val="4C5134B8"/>
    <w:rsid w:val="4C9E0FD5"/>
    <w:rsid w:val="4CCB4624"/>
    <w:rsid w:val="4D1974DC"/>
    <w:rsid w:val="4D5ED07A"/>
    <w:rsid w:val="4D62E501"/>
    <w:rsid w:val="4D7BBA30"/>
    <w:rsid w:val="4DA45894"/>
    <w:rsid w:val="4DA47AAF"/>
    <w:rsid w:val="4DBA0E4D"/>
    <w:rsid w:val="4DE67779"/>
    <w:rsid w:val="4DEAFC42"/>
    <w:rsid w:val="4E0065E6"/>
    <w:rsid w:val="4E0B018E"/>
    <w:rsid w:val="4E480658"/>
    <w:rsid w:val="4E7E7240"/>
    <w:rsid w:val="4EE8FA44"/>
    <w:rsid w:val="4F030692"/>
    <w:rsid w:val="4F157116"/>
    <w:rsid w:val="4F2D113F"/>
    <w:rsid w:val="4F672278"/>
    <w:rsid w:val="4F6CB220"/>
    <w:rsid w:val="4FD54842"/>
    <w:rsid w:val="4FDAE0CC"/>
    <w:rsid w:val="4FE66951"/>
    <w:rsid w:val="4FF6082C"/>
    <w:rsid w:val="501EB102"/>
    <w:rsid w:val="50571E99"/>
    <w:rsid w:val="506E3593"/>
    <w:rsid w:val="508FC8EC"/>
    <w:rsid w:val="5100525B"/>
    <w:rsid w:val="513AC226"/>
    <w:rsid w:val="51D827C3"/>
    <w:rsid w:val="51F3E6F9"/>
    <w:rsid w:val="5211D26F"/>
    <w:rsid w:val="5216C6C6"/>
    <w:rsid w:val="52528530"/>
    <w:rsid w:val="527EDDE5"/>
    <w:rsid w:val="529C3EA0"/>
    <w:rsid w:val="52A8F293"/>
    <w:rsid w:val="52B4B494"/>
    <w:rsid w:val="52B994AA"/>
    <w:rsid w:val="52BC19E7"/>
    <w:rsid w:val="52E49DDF"/>
    <w:rsid w:val="53534997"/>
    <w:rsid w:val="535D9E0E"/>
    <w:rsid w:val="5393B990"/>
    <w:rsid w:val="53C98636"/>
    <w:rsid w:val="53DCB662"/>
    <w:rsid w:val="54597627"/>
    <w:rsid w:val="546E2554"/>
    <w:rsid w:val="54E09ECE"/>
    <w:rsid w:val="55101A55"/>
    <w:rsid w:val="554C85C1"/>
    <w:rsid w:val="5585A983"/>
    <w:rsid w:val="55B45C2A"/>
    <w:rsid w:val="55BEA7E7"/>
    <w:rsid w:val="55F3569B"/>
    <w:rsid w:val="5628B17C"/>
    <w:rsid w:val="564860CB"/>
    <w:rsid w:val="566BFCDE"/>
    <w:rsid w:val="568532FF"/>
    <w:rsid w:val="56AC7165"/>
    <w:rsid w:val="56C79638"/>
    <w:rsid w:val="57066F73"/>
    <w:rsid w:val="5731D2E8"/>
    <w:rsid w:val="57349B24"/>
    <w:rsid w:val="57431DBA"/>
    <w:rsid w:val="575C07F4"/>
    <w:rsid w:val="575ECC51"/>
    <w:rsid w:val="577DC831"/>
    <w:rsid w:val="579E5A7E"/>
    <w:rsid w:val="57D468C0"/>
    <w:rsid w:val="57DB5EED"/>
    <w:rsid w:val="57DE5B5B"/>
    <w:rsid w:val="58080821"/>
    <w:rsid w:val="580E7E37"/>
    <w:rsid w:val="581C30C7"/>
    <w:rsid w:val="589FAAD2"/>
    <w:rsid w:val="58B4EAD9"/>
    <w:rsid w:val="58CC4A09"/>
    <w:rsid w:val="58CC5AFA"/>
    <w:rsid w:val="59642424"/>
    <w:rsid w:val="5986968F"/>
    <w:rsid w:val="59BE24C9"/>
    <w:rsid w:val="59C25E55"/>
    <w:rsid w:val="59D9ACB6"/>
    <w:rsid w:val="59F41DE5"/>
    <w:rsid w:val="5A047D29"/>
    <w:rsid w:val="5A156E70"/>
    <w:rsid w:val="5A409BA0"/>
    <w:rsid w:val="5A7185C7"/>
    <w:rsid w:val="5A7381F1"/>
    <w:rsid w:val="5A8C7577"/>
    <w:rsid w:val="5A935E99"/>
    <w:rsid w:val="5AA829C9"/>
    <w:rsid w:val="5AE38DF0"/>
    <w:rsid w:val="5B6B0342"/>
    <w:rsid w:val="5B740045"/>
    <w:rsid w:val="5B855596"/>
    <w:rsid w:val="5B9CE424"/>
    <w:rsid w:val="5BA4F99A"/>
    <w:rsid w:val="5BF244A6"/>
    <w:rsid w:val="5BF29657"/>
    <w:rsid w:val="5C3088C7"/>
    <w:rsid w:val="5C501E30"/>
    <w:rsid w:val="5C5E556E"/>
    <w:rsid w:val="5C894FB0"/>
    <w:rsid w:val="5C8CF893"/>
    <w:rsid w:val="5C9EBC5E"/>
    <w:rsid w:val="5CA536BC"/>
    <w:rsid w:val="5CFC269E"/>
    <w:rsid w:val="5D46383A"/>
    <w:rsid w:val="5D7F584B"/>
    <w:rsid w:val="5DB1D103"/>
    <w:rsid w:val="5DBA12B1"/>
    <w:rsid w:val="5E42A016"/>
    <w:rsid w:val="5E42A433"/>
    <w:rsid w:val="5E44CF6E"/>
    <w:rsid w:val="5E4CB4FB"/>
    <w:rsid w:val="5E542FB8"/>
    <w:rsid w:val="5E5E1736"/>
    <w:rsid w:val="5E743132"/>
    <w:rsid w:val="5E783A40"/>
    <w:rsid w:val="5E911F84"/>
    <w:rsid w:val="5EA0A67D"/>
    <w:rsid w:val="5EA29F0D"/>
    <w:rsid w:val="5EA9AB28"/>
    <w:rsid w:val="5EE1C4F1"/>
    <w:rsid w:val="5F031800"/>
    <w:rsid w:val="60139648"/>
    <w:rsid w:val="60988B42"/>
    <w:rsid w:val="60BFE10F"/>
    <w:rsid w:val="60CD9C2C"/>
    <w:rsid w:val="60F0327D"/>
    <w:rsid w:val="60F95F24"/>
    <w:rsid w:val="612CD88D"/>
    <w:rsid w:val="6144640F"/>
    <w:rsid w:val="6165B507"/>
    <w:rsid w:val="6166302F"/>
    <w:rsid w:val="6195480B"/>
    <w:rsid w:val="61D02643"/>
    <w:rsid w:val="6226145F"/>
    <w:rsid w:val="62570474"/>
    <w:rsid w:val="62923948"/>
    <w:rsid w:val="62C01195"/>
    <w:rsid w:val="62CB3871"/>
    <w:rsid w:val="62DBD19B"/>
    <w:rsid w:val="62E0B1CA"/>
    <w:rsid w:val="634BA055"/>
    <w:rsid w:val="638FA115"/>
    <w:rsid w:val="639B61AC"/>
    <w:rsid w:val="63E0334F"/>
    <w:rsid w:val="63EE3B23"/>
    <w:rsid w:val="64649DDA"/>
    <w:rsid w:val="64E4DB27"/>
    <w:rsid w:val="64E94D5B"/>
    <w:rsid w:val="64EFD73B"/>
    <w:rsid w:val="650F555C"/>
    <w:rsid w:val="65296B90"/>
    <w:rsid w:val="655049D6"/>
    <w:rsid w:val="655C7D5E"/>
    <w:rsid w:val="65A9EC31"/>
    <w:rsid w:val="65FE7C34"/>
    <w:rsid w:val="66116A72"/>
    <w:rsid w:val="6620EBAD"/>
    <w:rsid w:val="6639C236"/>
    <w:rsid w:val="66B88A8A"/>
    <w:rsid w:val="6725D752"/>
    <w:rsid w:val="6729E77A"/>
    <w:rsid w:val="677870F1"/>
    <w:rsid w:val="6790B9F6"/>
    <w:rsid w:val="67996E58"/>
    <w:rsid w:val="67B10E84"/>
    <w:rsid w:val="67C8486B"/>
    <w:rsid w:val="67DD519C"/>
    <w:rsid w:val="67DF665B"/>
    <w:rsid w:val="67F88FA3"/>
    <w:rsid w:val="6811296E"/>
    <w:rsid w:val="681270E4"/>
    <w:rsid w:val="6813E8C9"/>
    <w:rsid w:val="68460D80"/>
    <w:rsid w:val="686D0472"/>
    <w:rsid w:val="689586E4"/>
    <w:rsid w:val="68B55908"/>
    <w:rsid w:val="68E12EA9"/>
    <w:rsid w:val="68E55916"/>
    <w:rsid w:val="68EC7DC7"/>
    <w:rsid w:val="692F05F0"/>
    <w:rsid w:val="695173EA"/>
    <w:rsid w:val="6965B271"/>
    <w:rsid w:val="698D7444"/>
    <w:rsid w:val="69B16820"/>
    <w:rsid w:val="69D56FB7"/>
    <w:rsid w:val="69F94E90"/>
    <w:rsid w:val="6A3C9D0A"/>
    <w:rsid w:val="6A737FED"/>
    <w:rsid w:val="6A7E279A"/>
    <w:rsid w:val="6A8EEDD0"/>
    <w:rsid w:val="6AC60932"/>
    <w:rsid w:val="6ADAFB2A"/>
    <w:rsid w:val="6ADFAE2C"/>
    <w:rsid w:val="6AE66977"/>
    <w:rsid w:val="6AFF57CF"/>
    <w:rsid w:val="6B0D85CC"/>
    <w:rsid w:val="6B49D68F"/>
    <w:rsid w:val="6B81FB57"/>
    <w:rsid w:val="6B9553CA"/>
    <w:rsid w:val="6BD81471"/>
    <w:rsid w:val="6BEF7891"/>
    <w:rsid w:val="6BFA36DD"/>
    <w:rsid w:val="6C355A33"/>
    <w:rsid w:val="6C3E734C"/>
    <w:rsid w:val="6C724B01"/>
    <w:rsid w:val="6C93F9D9"/>
    <w:rsid w:val="6C999CDA"/>
    <w:rsid w:val="6CC7167C"/>
    <w:rsid w:val="6CC7220C"/>
    <w:rsid w:val="6D29EEFB"/>
    <w:rsid w:val="6D5C60DC"/>
    <w:rsid w:val="6D703677"/>
    <w:rsid w:val="6D79BCF3"/>
    <w:rsid w:val="6DBBF2E4"/>
    <w:rsid w:val="6DC2AE36"/>
    <w:rsid w:val="6DF64863"/>
    <w:rsid w:val="6E07AFA3"/>
    <w:rsid w:val="6E4EA017"/>
    <w:rsid w:val="6E7B6427"/>
    <w:rsid w:val="6E8C0E6F"/>
    <w:rsid w:val="6E94455B"/>
    <w:rsid w:val="6EA02016"/>
    <w:rsid w:val="6EF9582D"/>
    <w:rsid w:val="6F067508"/>
    <w:rsid w:val="6F23EC2B"/>
    <w:rsid w:val="6F3E0761"/>
    <w:rsid w:val="6F652A61"/>
    <w:rsid w:val="6F903FF3"/>
    <w:rsid w:val="6FA3FA09"/>
    <w:rsid w:val="6FB2013D"/>
    <w:rsid w:val="6FB98BE1"/>
    <w:rsid w:val="6FE1FA09"/>
    <w:rsid w:val="6FFA7C9A"/>
    <w:rsid w:val="702BA823"/>
    <w:rsid w:val="706D6C5E"/>
    <w:rsid w:val="709F1F73"/>
    <w:rsid w:val="70B69F38"/>
    <w:rsid w:val="70D507E6"/>
    <w:rsid w:val="7107FC30"/>
    <w:rsid w:val="710F9D10"/>
    <w:rsid w:val="714227FA"/>
    <w:rsid w:val="71892D63"/>
    <w:rsid w:val="718FE961"/>
    <w:rsid w:val="7197455B"/>
    <w:rsid w:val="71FAF941"/>
    <w:rsid w:val="7213D4E5"/>
    <w:rsid w:val="722AE331"/>
    <w:rsid w:val="72375B89"/>
    <w:rsid w:val="7256BB3A"/>
    <w:rsid w:val="725E7790"/>
    <w:rsid w:val="726A8689"/>
    <w:rsid w:val="728E5AF6"/>
    <w:rsid w:val="72B8D19D"/>
    <w:rsid w:val="72CC525E"/>
    <w:rsid w:val="72DFFECA"/>
    <w:rsid w:val="730D1B2B"/>
    <w:rsid w:val="7334E2FE"/>
    <w:rsid w:val="735639C7"/>
    <w:rsid w:val="739165EA"/>
    <w:rsid w:val="73B83B4D"/>
    <w:rsid w:val="73CF58C4"/>
    <w:rsid w:val="73E85DEE"/>
    <w:rsid w:val="742404C1"/>
    <w:rsid w:val="7444172E"/>
    <w:rsid w:val="744A8985"/>
    <w:rsid w:val="747406DD"/>
    <w:rsid w:val="749CF9E8"/>
    <w:rsid w:val="74C2FCE2"/>
    <w:rsid w:val="74DB5670"/>
    <w:rsid w:val="756DF898"/>
    <w:rsid w:val="758FA837"/>
    <w:rsid w:val="759427C4"/>
    <w:rsid w:val="759AB971"/>
    <w:rsid w:val="75B66B07"/>
    <w:rsid w:val="75D03B5C"/>
    <w:rsid w:val="7624E04D"/>
    <w:rsid w:val="762DE0D2"/>
    <w:rsid w:val="764D560F"/>
    <w:rsid w:val="765DD6A9"/>
    <w:rsid w:val="76C6BA97"/>
    <w:rsid w:val="7703536F"/>
    <w:rsid w:val="770BC585"/>
    <w:rsid w:val="7716CDF5"/>
    <w:rsid w:val="77282450"/>
    <w:rsid w:val="77973793"/>
    <w:rsid w:val="77B22EF8"/>
    <w:rsid w:val="77E6903A"/>
    <w:rsid w:val="7824827F"/>
    <w:rsid w:val="78854DA4"/>
    <w:rsid w:val="78B8AA56"/>
    <w:rsid w:val="78DEA889"/>
    <w:rsid w:val="78FFDB12"/>
    <w:rsid w:val="791CB931"/>
    <w:rsid w:val="792C622D"/>
    <w:rsid w:val="796B430B"/>
    <w:rsid w:val="79A51595"/>
    <w:rsid w:val="79DB0530"/>
    <w:rsid w:val="7A0C372A"/>
    <w:rsid w:val="7A1ACF99"/>
    <w:rsid w:val="7A1BA9D9"/>
    <w:rsid w:val="7A412264"/>
    <w:rsid w:val="7A6536BD"/>
    <w:rsid w:val="7A75145E"/>
    <w:rsid w:val="7ABA513F"/>
    <w:rsid w:val="7AC7D629"/>
    <w:rsid w:val="7AF940D7"/>
    <w:rsid w:val="7B183753"/>
    <w:rsid w:val="7B22FBC7"/>
    <w:rsid w:val="7B27343E"/>
    <w:rsid w:val="7B436760"/>
    <w:rsid w:val="7B4794A8"/>
    <w:rsid w:val="7B53C95E"/>
    <w:rsid w:val="7B69F2EC"/>
    <w:rsid w:val="7B6BDA76"/>
    <w:rsid w:val="7B8626E3"/>
    <w:rsid w:val="7BD8940B"/>
    <w:rsid w:val="7C07AA4F"/>
    <w:rsid w:val="7C771778"/>
    <w:rsid w:val="7CA2F999"/>
    <w:rsid w:val="7D163CC5"/>
    <w:rsid w:val="7D1B66B3"/>
    <w:rsid w:val="7D2BB474"/>
    <w:rsid w:val="7D35A3E8"/>
    <w:rsid w:val="7D43C286"/>
    <w:rsid w:val="7D4525EA"/>
    <w:rsid w:val="7D642924"/>
    <w:rsid w:val="7D74F3E9"/>
    <w:rsid w:val="7D7F130E"/>
    <w:rsid w:val="7D8F685E"/>
    <w:rsid w:val="7D92F82D"/>
    <w:rsid w:val="7E07C3CC"/>
    <w:rsid w:val="7E1FEC53"/>
    <w:rsid w:val="7E2ED256"/>
    <w:rsid w:val="7E3A67AC"/>
    <w:rsid w:val="7E414DA2"/>
    <w:rsid w:val="7F3B8B66"/>
    <w:rsid w:val="7F5BE35F"/>
    <w:rsid w:val="7F66E89F"/>
    <w:rsid w:val="7F82C19E"/>
    <w:rsid w:val="7FC2CC5D"/>
    <w:rsid w:val="7FCE1598"/>
    <w:rsid w:val="7FD18F0B"/>
    <w:rsid w:val="7FF293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B689E"/>
  <w15:chartTrackingRefBased/>
  <w15:docId w15:val="{EED87821-BB44-4DFA-AE98-587949A3A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4B5"/>
    <w:pPr>
      <w:spacing w:after="0" w:line="288" w:lineRule="auto"/>
      <w:jc w:val="both"/>
    </w:pPr>
    <w:rPr>
      <w:rFonts w:ascii="Times New Roman" w:hAnsi="Times New Roman"/>
      <w:sz w:val="24"/>
    </w:rPr>
  </w:style>
  <w:style w:type="paragraph" w:styleId="Heading1">
    <w:name w:val="heading 1"/>
    <w:basedOn w:val="Heading"/>
    <w:next w:val="Normal"/>
    <w:link w:val="Heading1Char"/>
    <w:uiPriority w:val="9"/>
    <w:qFormat/>
    <w:rsid w:val="00630024"/>
    <w:pPr>
      <w:numPr>
        <w:numId w:val="14"/>
      </w:numPr>
      <w:spacing w:after="120"/>
      <w:jc w:val="left"/>
      <w:outlineLvl w:val="0"/>
    </w:pPr>
    <w:rPr>
      <w:caps/>
      <w:spacing w:val="6"/>
      <w:sz w:val="28"/>
      <w:szCs w:val="28"/>
    </w:rPr>
  </w:style>
  <w:style w:type="paragraph" w:styleId="Heading2">
    <w:name w:val="heading 2"/>
    <w:basedOn w:val="Heading"/>
    <w:next w:val="Normal"/>
    <w:link w:val="Heading2Char"/>
    <w:uiPriority w:val="9"/>
    <w:unhideWhenUsed/>
    <w:qFormat/>
    <w:rsid w:val="00630024"/>
    <w:pPr>
      <w:numPr>
        <w:ilvl w:val="1"/>
        <w:numId w:val="14"/>
      </w:numPr>
      <w:spacing w:after="120"/>
      <w:ind w:left="446" w:hanging="446"/>
      <w:jc w:val="left"/>
      <w:outlineLvl w:val="1"/>
    </w:pPr>
    <w:rPr>
      <w:szCs w:val="28"/>
    </w:rPr>
  </w:style>
  <w:style w:type="paragraph" w:styleId="Heading3">
    <w:name w:val="heading 3"/>
    <w:basedOn w:val="Heading"/>
    <w:next w:val="Normal"/>
    <w:link w:val="Heading3Char"/>
    <w:uiPriority w:val="9"/>
    <w:unhideWhenUsed/>
    <w:qFormat/>
    <w:rsid w:val="00630024"/>
    <w:pPr>
      <w:numPr>
        <w:ilvl w:val="2"/>
        <w:numId w:val="14"/>
      </w:numPr>
      <w:spacing w:after="120"/>
      <w:jc w:val="left"/>
      <w:outlineLvl w:val="2"/>
    </w:pPr>
    <w:rPr>
      <w:color w:val="404040" w:themeColor="text1" w:themeTint="BF"/>
      <w:szCs w:val="28"/>
    </w:rPr>
  </w:style>
  <w:style w:type="paragraph" w:styleId="Heading4">
    <w:name w:val="heading 4"/>
    <w:basedOn w:val="Heading"/>
    <w:next w:val="Normal"/>
    <w:link w:val="Heading4Char"/>
    <w:uiPriority w:val="9"/>
    <w:semiHidden/>
    <w:unhideWhenUsed/>
    <w:rsid w:val="00467DEC"/>
    <w:pPr>
      <w:numPr>
        <w:ilvl w:val="3"/>
        <w:numId w:val="14"/>
      </w:numPr>
      <w:pBdr>
        <w:bottom w:val="single" w:sz="4" w:space="1" w:color="auto"/>
      </w:pBdr>
      <w:spacing w:before="40" w:after="40"/>
      <w:outlineLvl w:val="3"/>
    </w:pPr>
    <w:rPr>
      <w:i/>
      <w:color w:val="17365D" w:themeColor="text2" w:themeShade="BF"/>
      <w:sz w:val="20"/>
    </w:rPr>
  </w:style>
  <w:style w:type="paragraph" w:styleId="Heading5">
    <w:name w:val="heading 5"/>
    <w:basedOn w:val="Heading"/>
    <w:next w:val="Normal"/>
    <w:link w:val="Heading5Char"/>
    <w:uiPriority w:val="9"/>
    <w:semiHidden/>
    <w:unhideWhenUsed/>
    <w:qFormat/>
    <w:rsid w:val="00467DEC"/>
    <w:pPr>
      <w:numPr>
        <w:ilvl w:val="4"/>
        <w:numId w:val="14"/>
      </w:numPr>
      <w:pBdr>
        <w:bottom w:val="dotted" w:sz="4" w:space="1" w:color="auto"/>
      </w:pBdr>
      <w:spacing w:before="40" w:after="40"/>
      <w:outlineLvl w:val="4"/>
    </w:pPr>
    <w:rPr>
      <w:b w:val="0"/>
      <w:i/>
      <w:color w:val="17365D" w:themeColor="text2" w:themeShade="BF"/>
      <w:sz w:val="20"/>
    </w:rPr>
  </w:style>
  <w:style w:type="paragraph" w:styleId="Heading6">
    <w:name w:val="heading 6"/>
    <w:basedOn w:val="Heading"/>
    <w:next w:val="Normal"/>
    <w:link w:val="Heading6Char"/>
    <w:uiPriority w:val="9"/>
    <w:semiHidden/>
    <w:unhideWhenUsed/>
    <w:qFormat/>
    <w:rsid w:val="00467DEC"/>
    <w:pPr>
      <w:numPr>
        <w:ilvl w:val="5"/>
        <w:numId w:val="14"/>
      </w:numPr>
      <w:pBdr>
        <w:bottom w:val="dotted" w:sz="4" w:space="1" w:color="auto"/>
      </w:pBdr>
      <w:spacing w:before="40" w:after="40"/>
      <w:outlineLvl w:val="5"/>
    </w:pPr>
    <w:rPr>
      <w:b w:val="0"/>
      <w:color w:val="000000" w:themeColor="text1"/>
      <w:sz w:val="20"/>
      <w14:textFill>
        <w14:solidFill>
          <w14:schemeClr w14:val="tx1">
            <w14:lumMod w14:val="65000"/>
            <w14:lumOff w14:val="35000"/>
            <w14:lumMod w14:val="75000"/>
            <w14:lumOff w14:val="25000"/>
          </w14:schemeClr>
        </w14:solidFill>
      </w14:textFill>
    </w:rPr>
  </w:style>
  <w:style w:type="paragraph" w:styleId="Heading7">
    <w:name w:val="heading 7"/>
    <w:basedOn w:val="Heading"/>
    <w:next w:val="Normal"/>
    <w:link w:val="Heading7Char"/>
    <w:uiPriority w:val="9"/>
    <w:semiHidden/>
    <w:unhideWhenUsed/>
    <w:qFormat/>
    <w:rsid w:val="00467DEC"/>
    <w:pPr>
      <w:numPr>
        <w:ilvl w:val="6"/>
        <w:numId w:val="14"/>
      </w:numPr>
      <w:pBdr>
        <w:bottom w:val="dotted" w:sz="4" w:space="1" w:color="auto"/>
      </w:pBdr>
      <w:spacing w:before="40" w:after="40"/>
      <w:outlineLvl w:val="6"/>
    </w:pPr>
    <w:rPr>
      <w:b w:val="0"/>
      <w:color w:val="7F7F7F" w:themeColor="text1" w:themeTint="80"/>
      <w:sz w:val="20"/>
    </w:rPr>
  </w:style>
  <w:style w:type="paragraph" w:styleId="Heading8">
    <w:name w:val="heading 8"/>
    <w:basedOn w:val="Heading"/>
    <w:next w:val="Normal"/>
    <w:link w:val="Heading8Char"/>
    <w:uiPriority w:val="9"/>
    <w:semiHidden/>
    <w:unhideWhenUsed/>
    <w:qFormat/>
    <w:rsid w:val="00467DEC"/>
    <w:pPr>
      <w:numPr>
        <w:ilvl w:val="7"/>
        <w:numId w:val="14"/>
      </w:numPr>
      <w:pBdr>
        <w:bottom w:val="dotted" w:sz="4" w:space="1" w:color="auto"/>
      </w:pBdr>
      <w:spacing w:before="40" w:after="40"/>
      <w:outlineLvl w:val="7"/>
    </w:pPr>
    <w:rPr>
      <w:b w:val="0"/>
      <w:color w:val="7F7F7F" w:themeColor="text1" w:themeTint="80"/>
      <w:sz w:val="20"/>
    </w:rPr>
  </w:style>
  <w:style w:type="paragraph" w:styleId="Heading9">
    <w:name w:val="heading 9"/>
    <w:basedOn w:val="Heading"/>
    <w:next w:val="Normal"/>
    <w:link w:val="Heading9Char"/>
    <w:uiPriority w:val="9"/>
    <w:semiHidden/>
    <w:unhideWhenUsed/>
    <w:qFormat/>
    <w:rsid w:val="00467DEC"/>
    <w:pPr>
      <w:numPr>
        <w:ilvl w:val="8"/>
        <w:numId w:val="14"/>
      </w:numPr>
      <w:pBdr>
        <w:bottom w:val="dotted" w:sz="4" w:space="1" w:color="auto"/>
      </w:pBdr>
      <w:spacing w:before="40" w:after="40"/>
      <w:outlineLvl w:val="8"/>
    </w:pPr>
    <w:rPr>
      <w:b w:val="0"/>
      <w:color w:val="7F7F7F" w:themeColor="text1" w:themeTint="8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Heading1"/>
    <w:qFormat/>
    <w:rsid w:val="00630024"/>
    <w:pPr>
      <w:keepNext/>
      <w:spacing w:before="120" w:after="60"/>
      <w:jc w:val="center"/>
    </w:pPr>
    <w:rPr>
      <w:rFonts w:ascii="Times New Roman" w:eastAsiaTheme="majorEastAsia" w:hAnsi="Times New Roman" w:cs="Times New Roman"/>
      <w:b/>
      <w:iCs/>
      <w:sz w:val="24"/>
      <w:szCs w:val="24"/>
      <w:lang w:bidi="en-US"/>
    </w:rPr>
  </w:style>
  <w:style w:type="character" w:customStyle="1" w:styleId="Heading1Char">
    <w:name w:val="Heading 1 Char"/>
    <w:basedOn w:val="DefaultParagraphFont"/>
    <w:link w:val="Heading1"/>
    <w:uiPriority w:val="9"/>
    <w:rsid w:val="00630024"/>
    <w:rPr>
      <w:rFonts w:ascii="Times New Roman" w:eastAsiaTheme="majorEastAsia" w:hAnsi="Times New Roman" w:cs="Times New Roman"/>
      <w:b/>
      <w:iCs/>
      <w:caps/>
      <w:spacing w:val="6"/>
      <w:sz w:val="28"/>
      <w:szCs w:val="28"/>
      <w:lang w:bidi="en-US"/>
    </w:rPr>
  </w:style>
  <w:style w:type="paragraph" w:customStyle="1" w:styleId="Body1Bulleted">
    <w:name w:val="Body 1 Bulleted"/>
    <w:basedOn w:val="Normal"/>
    <w:qFormat/>
    <w:rsid w:val="00F0407B"/>
    <w:pPr>
      <w:spacing w:after="120" w:line="276" w:lineRule="auto"/>
      <w:ind w:left="720" w:hanging="360"/>
      <w:contextualSpacing/>
    </w:pPr>
    <w:rPr>
      <w:rFonts w:cs="Times New Roman"/>
      <w:color w:val="000000" w:themeColor="text1"/>
      <w:sz w:val="22"/>
      <w:szCs w:val="24"/>
      <w:lang w:bidi="en-US"/>
    </w:rPr>
  </w:style>
  <w:style w:type="paragraph" w:customStyle="1" w:styleId="Body">
    <w:name w:val="Body"/>
    <w:basedOn w:val="Normal"/>
    <w:link w:val="BodyChar"/>
    <w:qFormat/>
    <w:rsid w:val="00630024"/>
    <w:pPr>
      <w:spacing w:after="120" w:line="276" w:lineRule="auto"/>
    </w:pPr>
    <w:rPr>
      <w:color w:val="000000" w:themeColor="text1"/>
      <w:sz w:val="22"/>
      <w:lang w:bidi="en-US"/>
    </w:rPr>
  </w:style>
  <w:style w:type="paragraph" w:customStyle="1" w:styleId="Figure">
    <w:name w:val="Figure"/>
    <w:basedOn w:val="Body"/>
    <w:next w:val="Normal"/>
    <w:qFormat/>
    <w:rsid w:val="00FE248F"/>
    <w:pPr>
      <w:framePr w:hSpace="288" w:wrap="notBeside" w:vAnchor="text" w:hAnchor="text" w:xAlign="center" w:y="1"/>
      <w:numPr>
        <w:numId w:val="7"/>
      </w:numPr>
      <w:tabs>
        <w:tab w:val="left" w:pos="180"/>
        <w:tab w:val="left" w:pos="360"/>
        <w:tab w:val="left" w:pos="540"/>
        <w:tab w:val="left" w:pos="720"/>
        <w:tab w:val="left" w:pos="900"/>
        <w:tab w:val="left" w:pos="1080"/>
        <w:tab w:val="left" w:pos="1260"/>
        <w:tab w:val="left" w:pos="1440"/>
        <w:tab w:val="left" w:pos="1620"/>
        <w:tab w:val="left" w:pos="1800"/>
        <w:tab w:val="left" w:pos="1980"/>
        <w:tab w:val="left" w:pos="2160"/>
      </w:tabs>
      <w:spacing w:before="60" w:after="60"/>
      <w:jc w:val="center"/>
    </w:pPr>
    <w:rPr>
      <w:i/>
    </w:rPr>
  </w:style>
  <w:style w:type="paragraph" w:customStyle="1" w:styleId="FigureLeft">
    <w:name w:val="Figure Left"/>
    <w:basedOn w:val="Figure"/>
    <w:qFormat/>
    <w:rsid w:val="00467DEC"/>
    <w:pPr>
      <w:framePr w:wrap="around" w:xAlign="left"/>
      <w:ind w:left="0" w:firstLine="0"/>
      <w:jc w:val="left"/>
    </w:pPr>
    <w:rPr>
      <w:noProof/>
    </w:rPr>
  </w:style>
  <w:style w:type="paragraph" w:customStyle="1" w:styleId="FigureRight">
    <w:name w:val="Figure Right"/>
    <w:basedOn w:val="Figure"/>
    <w:qFormat/>
    <w:rsid w:val="00467DEC"/>
    <w:pPr>
      <w:framePr w:wrap="around"/>
      <w:ind w:left="0" w:firstLine="0"/>
      <w:jc w:val="right"/>
    </w:pPr>
  </w:style>
  <w:style w:type="paragraph" w:customStyle="1" w:styleId="Author">
    <w:name w:val="Author"/>
    <w:basedOn w:val="Body"/>
    <w:qFormat/>
    <w:rsid w:val="00467DEC"/>
    <w:pPr>
      <w:contextualSpacing/>
    </w:pPr>
  </w:style>
  <w:style w:type="character" w:customStyle="1" w:styleId="Heading2Char">
    <w:name w:val="Heading 2 Char"/>
    <w:basedOn w:val="DefaultParagraphFont"/>
    <w:link w:val="Heading2"/>
    <w:uiPriority w:val="9"/>
    <w:rsid w:val="00630024"/>
    <w:rPr>
      <w:rFonts w:ascii="Times New Roman" w:eastAsiaTheme="majorEastAsia" w:hAnsi="Times New Roman" w:cs="Times New Roman"/>
      <w:b/>
      <w:iCs/>
      <w:sz w:val="24"/>
      <w:szCs w:val="28"/>
      <w:lang w:bidi="en-US"/>
    </w:rPr>
  </w:style>
  <w:style w:type="character" w:customStyle="1" w:styleId="Heading3Char">
    <w:name w:val="Heading 3 Char"/>
    <w:basedOn w:val="DefaultParagraphFont"/>
    <w:link w:val="Heading3"/>
    <w:uiPriority w:val="9"/>
    <w:rsid w:val="00630024"/>
    <w:rPr>
      <w:rFonts w:ascii="Times New Roman" w:eastAsiaTheme="majorEastAsia" w:hAnsi="Times New Roman" w:cs="Times New Roman"/>
      <w:b/>
      <w:iCs/>
      <w:color w:val="404040" w:themeColor="text1" w:themeTint="BF"/>
      <w:sz w:val="24"/>
      <w:szCs w:val="28"/>
      <w:lang w:bidi="en-US"/>
    </w:rPr>
  </w:style>
  <w:style w:type="character" w:customStyle="1" w:styleId="Heading4Char">
    <w:name w:val="Heading 4 Char"/>
    <w:basedOn w:val="DefaultParagraphFont"/>
    <w:link w:val="Heading4"/>
    <w:uiPriority w:val="9"/>
    <w:semiHidden/>
    <w:rsid w:val="00467DEC"/>
    <w:rPr>
      <w:rFonts w:ascii="Cambria" w:eastAsiaTheme="majorEastAsia" w:hAnsi="Cambria" w:cstheme="majorBidi"/>
      <w:b/>
      <w:i/>
      <w:iCs/>
      <w:color w:val="17365D" w:themeColor="text2" w:themeShade="BF"/>
      <w:sz w:val="20"/>
      <w:lang w:bidi="en-US"/>
    </w:rPr>
  </w:style>
  <w:style w:type="character" w:customStyle="1" w:styleId="Heading5Char">
    <w:name w:val="Heading 5 Char"/>
    <w:basedOn w:val="DefaultParagraphFont"/>
    <w:link w:val="Heading5"/>
    <w:uiPriority w:val="9"/>
    <w:semiHidden/>
    <w:rsid w:val="00467DEC"/>
    <w:rPr>
      <w:rFonts w:ascii="Cambria" w:eastAsiaTheme="majorEastAsia" w:hAnsi="Cambria" w:cstheme="majorBidi"/>
      <w:i/>
      <w:iCs/>
      <w:color w:val="17365D" w:themeColor="text2" w:themeShade="BF"/>
      <w:sz w:val="20"/>
      <w:lang w:bidi="en-US"/>
    </w:rPr>
  </w:style>
  <w:style w:type="character" w:customStyle="1" w:styleId="Heading6Char">
    <w:name w:val="Heading 6 Char"/>
    <w:basedOn w:val="DefaultParagraphFont"/>
    <w:link w:val="Heading6"/>
    <w:uiPriority w:val="9"/>
    <w:semiHidden/>
    <w:rsid w:val="00467DEC"/>
    <w:rPr>
      <w:rFonts w:ascii="Cambria" w:eastAsiaTheme="majorEastAsia" w:hAnsi="Cambria" w:cstheme="majorBidi"/>
      <w:iCs/>
      <w:color w:val="000000" w:themeColor="text1"/>
      <w:sz w:val="20"/>
      <w:lang w:bidi="en-US"/>
      <w14:textFill>
        <w14:solidFill>
          <w14:schemeClr w14:val="tx1">
            <w14:lumMod w14:val="65000"/>
            <w14:lumOff w14:val="35000"/>
            <w14:lumMod w14:val="75000"/>
            <w14:lumOff w14:val="25000"/>
          </w14:schemeClr>
        </w14:solidFill>
      </w14:textFill>
    </w:rPr>
  </w:style>
  <w:style w:type="character" w:customStyle="1" w:styleId="Heading7Char">
    <w:name w:val="Heading 7 Char"/>
    <w:basedOn w:val="DefaultParagraphFont"/>
    <w:link w:val="Heading7"/>
    <w:uiPriority w:val="9"/>
    <w:semiHidden/>
    <w:rsid w:val="00467DEC"/>
    <w:rPr>
      <w:rFonts w:ascii="Cambria" w:eastAsiaTheme="majorEastAsia" w:hAnsi="Cambria" w:cstheme="majorBidi"/>
      <w:iCs/>
      <w:color w:val="7F7F7F" w:themeColor="text1" w:themeTint="80"/>
      <w:sz w:val="20"/>
      <w:lang w:bidi="en-US"/>
    </w:rPr>
  </w:style>
  <w:style w:type="character" w:customStyle="1" w:styleId="Heading8Char">
    <w:name w:val="Heading 8 Char"/>
    <w:basedOn w:val="DefaultParagraphFont"/>
    <w:link w:val="Heading8"/>
    <w:uiPriority w:val="9"/>
    <w:semiHidden/>
    <w:rsid w:val="00467DEC"/>
    <w:rPr>
      <w:rFonts w:ascii="Cambria" w:eastAsiaTheme="majorEastAsia" w:hAnsi="Cambria" w:cstheme="majorBidi"/>
      <w:iCs/>
      <w:color w:val="7F7F7F" w:themeColor="text1" w:themeTint="80"/>
      <w:sz w:val="20"/>
      <w:lang w:bidi="en-US"/>
    </w:rPr>
  </w:style>
  <w:style w:type="character" w:customStyle="1" w:styleId="Heading9Char">
    <w:name w:val="Heading 9 Char"/>
    <w:basedOn w:val="DefaultParagraphFont"/>
    <w:link w:val="Heading9"/>
    <w:uiPriority w:val="9"/>
    <w:semiHidden/>
    <w:rsid w:val="00467DEC"/>
    <w:rPr>
      <w:rFonts w:ascii="Cambria" w:eastAsiaTheme="majorEastAsia" w:hAnsi="Cambria" w:cstheme="majorBidi"/>
      <w:iCs/>
      <w:color w:val="7F7F7F" w:themeColor="text1" w:themeTint="80"/>
      <w:sz w:val="20"/>
      <w:lang w:bidi="en-US"/>
    </w:rPr>
  </w:style>
  <w:style w:type="paragraph" w:styleId="Title">
    <w:name w:val="Title"/>
    <w:basedOn w:val="CoverpageTitle"/>
    <w:next w:val="Normal"/>
    <w:link w:val="TitleChar"/>
    <w:uiPriority w:val="10"/>
    <w:qFormat/>
    <w:rsid w:val="0053173B"/>
    <w:rPr>
      <w:sz w:val="32"/>
      <w:szCs w:val="32"/>
    </w:rPr>
  </w:style>
  <w:style w:type="character" w:customStyle="1" w:styleId="TitleChar">
    <w:name w:val="Title Char"/>
    <w:basedOn w:val="DefaultParagraphFont"/>
    <w:link w:val="Title"/>
    <w:uiPriority w:val="10"/>
    <w:rsid w:val="0053173B"/>
    <w:rPr>
      <w:rFonts w:ascii="Times New Roman" w:eastAsia="Times" w:hAnsi="Times New Roman" w:cs="Times New Roman"/>
      <w:b/>
      <w:noProof/>
      <w:sz w:val="32"/>
      <w:szCs w:val="32"/>
    </w:rPr>
  </w:style>
  <w:style w:type="paragraph" w:styleId="Subtitle">
    <w:name w:val="Subtitle"/>
    <w:basedOn w:val="Title"/>
    <w:next w:val="Normal"/>
    <w:link w:val="SubtitleChar"/>
    <w:uiPriority w:val="11"/>
    <w:qFormat/>
    <w:rsid w:val="00630024"/>
    <w:rPr>
      <w:sz w:val="28"/>
      <w:szCs w:val="28"/>
    </w:rPr>
  </w:style>
  <w:style w:type="character" w:customStyle="1" w:styleId="SubtitleChar">
    <w:name w:val="Subtitle Char"/>
    <w:basedOn w:val="DefaultParagraphFont"/>
    <w:link w:val="Subtitle"/>
    <w:uiPriority w:val="11"/>
    <w:rsid w:val="00630024"/>
    <w:rPr>
      <w:rFonts w:ascii="Times New Roman" w:eastAsia="Times" w:hAnsi="Times New Roman" w:cs="Times New Roman"/>
      <w:b/>
      <w:noProof/>
      <w:sz w:val="28"/>
      <w:szCs w:val="28"/>
    </w:rPr>
  </w:style>
  <w:style w:type="character" w:styleId="Strong">
    <w:name w:val="Strong"/>
    <w:uiPriority w:val="22"/>
    <w:qFormat/>
    <w:rsid w:val="00467DEC"/>
    <w:rPr>
      <w:b/>
      <w:bCs/>
    </w:rPr>
  </w:style>
  <w:style w:type="character" w:styleId="Emphasis">
    <w:name w:val="Emphasis"/>
    <w:uiPriority w:val="20"/>
    <w:qFormat/>
    <w:rsid w:val="00467DEC"/>
    <w:rPr>
      <w:b/>
      <w:bCs/>
      <w:i/>
      <w:iCs/>
    </w:rPr>
  </w:style>
  <w:style w:type="paragraph" w:styleId="ListParagraph">
    <w:name w:val="List Paragraph"/>
    <w:basedOn w:val="Normal"/>
    <w:uiPriority w:val="34"/>
    <w:qFormat/>
    <w:rsid w:val="00467DEC"/>
    <w:pPr>
      <w:contextualSpacing/>
    </w:pPr>
  </w:style>
  <w:style w:type="paragraph" w:styleId="Quote">
    <w:name w:val="Quote"/>
    <w:basedOn w:val="Normal"/>
    <w:next w:val="Normal"/>
    <w:link w:val="QuoteChar"/>
    <w:uiPriority w:val="29"/>
    <w:qFormat/>
    <w:rsid w:val="00467DEC"/>
    <w:rPr>
      <w:rFonts w:asciiTheme="minorHAnsi" w:hAnsiTheme="minorHAnsi"/>
      <w:i/>
      <w:lang w:bidi="en-US"/>
    </w:rPr>
  </w:style>
  <w:style w:type="character" w:customStyle="1" w:styleId="QuoteChar">
    <w:name w:val="Quote Char"/>
    <w:basedOn w:val="DefaultParagraphFont"/>
    <w:link w:val="Quote"/>
    <w:uiPriority w:val="29"/>
    <w:rsid w:val="00467DEC"/>
    <w:rPr>
      <w:i/>
      <w:lang w:bidi="en-US"/>
    </w:rPr>
  </w:style>
  <w:style w:type="paragraph" w:styleId="IntenseQuote">
    <w:name w:val="Intense Quote"/>
    <w:basedOn w:val="Body"/>
    <w:next w:val="Normal"/>
    <w:link w:val="IntenseQuoteChar"/>
    <w:uiPriority w:val="30"/>
    <w:qFormat/>
    <w:rsid w:val="00467DEC"/>
    <w:rPr>
      <w:i/>
      <w:color w:val="4F81BD" w:themeColor="accent1"/>
    </w:rPr>
  </w:style>
  <w:style w:type="character" w:customStyle="1" w:styleId="IntenseQuoteChar">
    <w:name w:val="Intense Quote Char"/>
    <w:basedOn w:val="DefaultParagraphFont"/>
    <w:link w:val="IntenseQuote"/>
    <w:uiPriority w:val="30"/>
    <w:rsid w:val="00467DEC"/>
    <w:rPr>
      <w:rFonts w:ascii="Constantia" w:hAnsi="Constantia"/>
      <w:i/>
      <w:color w:val="4F81BD" w:themeColor="accent1"/>
      <w:sz w:val="20"/>
      <w:lang w:bidi="en-US"/>
    </w:rPr>
  </w:style>
  <w:style w:type="character" w:styleId="SubtleEmphasis">
    <w:name w:val="Subtle Emphasis"/>
    <w:uiPriority w:val="19"/>
    <w:qFormat/>
    <w:rsid w:val="00467DEC"/>
    <w:rPr>
      <w:b w:val="0"/>
      <w:i/>
      <w:iCs/>
    </w:rPr>
  </w:style>
  <w:style w:type="character" w:styleId="IntenseEmphasis">
    <w:name w:val="Intense Emphasis"/>
    <w:uiPriority w:val="21"/>
    <w:qFormat/>
    <w:rsid w:val="00467DEC"/>
    <w:rPr>
      <w:b/>
      <w:i/>
      <w:iCs/>
      <w:color w:val="4F81BD" w:themeColor="accent1"/>
    </w:rPr>
  </w:style>
  <w:style w:type="character" w:styleId="SubtleReference">
    <w:name w:val="Subtle Reference"/>
    <w:uiPriority w:val="31"/>
    <w:qFormat/>
    <w:rsid w:val="00467DEC"/>
    <w:rPr>
      <w:smallCaps/>
      <w:color w:val="4F81BD" w:themeColor="accent1"/>
    </w:rPr>
  </w:style>
  <w:style w:type="character" w:styleId="IntenseReference">
    <w:name w:val="Intense Reference"/>
    <w:uiPriority w:val="32"/>
    <w:qFormat/>
    <w:rsid w:val="00467DEC"/>
    <w:rPr>
      <w:b/>
      <w:bCs/>
      <w:smallCaps/>
      <w:color w:val="4F81BD" w:themeColor="accent1"/>
      <w:spacing w:val="5"/>
    </w:rPr>
  </w:style>
  <w:style w:type="paragraph" w:styleId="Caption">
    <w:name w:val="caption"/>
    <w:aliases w:val="Table Caption +Center"/>
    <w:basedOn w:val="Normal"/>
    <w:next w:val="Normal"/>
    <w:uiPriority w:val="35"/>
    <w:unhideWhenUsed/>
    <w:qFormat/>
    <w:rsid w:val="001075FB"/>
    <w:pPr>
      <w:widowControl w:val="0"/>
      <w:autoSpaceDE w:val="0"/>
      <w:autoSpaceDN w:val="0"/>
      <w:ind w:firstLine="720"/>
      <w:jc w:val="center"/>
    </w:pPr>
    <w:rPr>
      <w:rFonts w:asciiTheme="minorHAnsi" w:eastAsia="Arial" w:hAnsiTheme="minorHAnsi" w:cs="Arial"/>
      <w:i/>
      <w:iCs/>
      <w:color w:val="1F497D" w:themeColor="text2"/>
      <w:sz w:val="18"/>
      <w:szCs w:val="18"/>
      <w:lang w:bidi="en-US"/>
    </w:rPr>
  </w:style>
  <w:style w:type="paragraph" w:customStyle="1" w:styleId="TableHeader">
    <w:name w:val="Table Header"/>
    <w:basedOn w:val="Normal"/>
    <w:qFormat/>
    <w:rsid w:val="00121FE0"/>
    <w:pPr>
      <w:keepNext/>
      <w:jc w:val="left"/>
    </w:pPr>
    <w:rPr>
      <w:rFonts w:eastAsia="Times New Roman" w:cs="Calibri"/>
      <w:b/>
      <w:bCs/>
      <w:color w:val="000000"/>
      <w:sz w:val="20"/>
      <w:szCs w:val="20"/>
    </w:rPr>
  </w:style>
  <w:style w:type="paragraph" w:customStyle="1" w:styleId="TableEntry">
    <w:name w:val="Table Entry"/>
    <w:basedOn w:val="TableHeader"/>
    <w:qFormat/>
    <w:rsid w:val="0086785A"/>
    <w:pPr>
      <w:keepNext w:val="0"/>
    </w:pPr>
    <w:rPr>
      <w:b w:val="0"/>
      <w:bCs w:val="0"/>
      <w:i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E52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526B"/>
    <w:rPr>
      <w:rFonts w:ascii="Segoe UI" w:hAnsi="Segoe UI" w:cs="Segoe UI"/>
      <w:sz w:val="18"/>
      <w:szCs w:val="18"/>
    </w:rPr>
  </w:style>
  <w:style w:type="paragraph" w:customStyle="1" w:styleId="ListofReferences">
    <w:name w:val="List of References"/>
    <w:basedOn w:val="Normal"/>
    <w:qFormat/>
    <w:rsid w:val="0040341D"/>
    <w:pPr>
      <w:numPr>
        <w:numId w:val="15"/>
      </w:numPr>
      <w:spacing w:after="120" w:line="276" w:lineRule="auto"/>
      <w:ind w:left="360"/>
      <w:jc w:val="left"/>
    </w:pPr>
    <w:rPr>
      <w:bCs/>
      <w:color w:val="000000" w:themeColor="text1"/>
      <w:sz w:val="22"/>
      <w:szCs w:val="24"/>
      <w:lang w:bidi="en-US"/>
    </w:rPr>
  </w:style>
  <w:style w:type="paragraph" w:styleId="z-TopofForm">
    <w:name w:val="HTML Top of Form"/>
    <w:basedOn w:val="Normal"/>
    <w:next w:val="Normal"/>
    <w:link w:val="z-TopofFormChar"/>
    <w:hidden/>
    <w:uiPriority w:val="99"/>
    <w:semiHidden/>
    <w:unhideWhenUsed/>
    <w:rsid w:val="006B30F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B30FA"/>
    <w:rPr>
      <w:rFonts w:ascii="Arial" w:eastAsia="Times New Roman" w:hAnsi="Arial" w:cs="Arial"/>
      <w:vanish/>
      <w:sz w:val="16"/>
      <w:szCs w:val="16"/>
    </w:rPr>
  </w:style>
  <w:style w:type="paragraph" w:styleId="Header">
    <w:name w:val="header"/>
    <w:basedOn w:val="Normal"/>
    <w:link w:val="HeaderChar"/>
    <w:unhideWhenUsed/>
    <w:rsid w:val="002E5DE2"/>
    <w:pPr>
      <w:tabs>
        <w:tab w:val="center" w:pos="4680"/>
        <w:tab w:val="right" w:pos="9360"/>
      </w:tabs>
      <w:spacing w:after="120"/>
    </w:pPr>
  </w:style>
  <w:style w:type="character" w:customStyle="1" w:styleId="HeaderChar">
    <w:name w:val="Header Char"/>
    <w:basedOn w:val="DefaultParagraphFont"/>
    <w:link w:val="Header"/>
    <w:qFormat/>
    <w:rsid w:val="002E5DE2"/>
    <w:rPr>
      <w:rFonts w:ascii="Times New Roman" w:hAnsi="Times New Roman"/>
      <w:sz w:val="24"/>
    </w:rPr>
  </w:style>
  <w:style w:type="paragraph" w:styleId="Footer">
    <w:name w:val="footer"/>
    <w:basedOn w:val="Normal"/>
    <w:link w:val="FooterChar"/>
    <w:uiPriority w:val="99"/>
    <w:unhideWhenUsed/>
    <w:qFormat/>
    <w:rsid w:val="006F08CB"/>
    <w:pPr>
      <w:tabs>
        <w:tab w:val="center" w:pos="4680"/>
        <w:tab w:val="right" w:pos="9360"/>
      </w:tabs>
    </w:pPr>
  </w:style>
  <w:style w:type="character" w:customStyle="1" w:styleId="FooterChar">
    <w:name w:val="Footer Char"/>
    <w:basedOn w:val="DefaultParagraphFont"/>
    <w:link w:val="Footer"/>
    <w:uiPriority w:val="99"/>
    <w:rsid w:val="006F08CB"/>
    <w:rPr>
      <w:rFonts w:ascii="Calibri" w:hAnsi="Calibri"/>
    </w:rPr>
  </w:style>
  <w:style w:type="paragraph" w:customStyle="1" w:styleId="CoverpageTitle">
    <w:name w:val="Coverpage Title"/>
    <w:basedOn w:val="Normal"/>
    <w:qFormat/>
    <w:rsid w:val="002E5DE2"/>
    <w:pPr>
      <w:spacing w:before="120"/>
      <w:jc w:val="center"/>
    </w:pPr>
    <w:rPr>
      <w:rFonts w:eastAsia="Times" w:cs="Times New Roman"/>
      <w:b/>
      <w:noProof/>
      <w:sz w:val="40"/>
      <w:szCs w:val="20"/>
    </w:rPr>
  </w:style>
  <w:style w:type="paragraph" w:styleId="TOCHeading">
    <w:name w:val="TOC Heading"/>
    <w:basedOn w:val="Heading1"/>
    <w:next w:val="Normal"/>
    <w:uiPriority w:val="39"/>
    <w:unhideWhenUsed/>
    <w:qFormat/>
    <w:rsid w:val="00957CE7"/>
    <w:pPr>
      <w:keepLines/>
      <w:numPr>
        <w:numId w:val="0"/>
      </w:numPr>
      <w:spacing w:before="240" w:after="0" w:line="259" w:lineRule="auto"/>
      <w:outlineLvl w:val="9"/>
    </w:pPr>
    <w:rPr>
      <w:rFonts w:asciiTheme="majorHAnsi" w:hAnsiTheme="majorHAnsi"/>
      <w:b w:val="0"/>
      <w:iCs w:val="0"/>
      <w:color w:val="365F91" w:themeColor="accent1" w:themeShade="BF"/>
      <w:spacing w:val="0"/>
      <w:sz w:val="32"/>
      <w:szCs w:val="32"/>
      <w:lang w:bidi="ar-SA"/>
    </w:rPr>
  </w:style>
  <w:style w:type="paragraph" w:styleId="TOC1">
    <w:name w:val="toc 1"/>
    <w:basedOn w:val="Normal"/>
    <w:next w:val="Normal"/>
    <w:autoRedefine/>
    <w:uiPriority w:val="39"/>
    <w:unhideWhenUsed/>
    <w:rsid w:val="00CF4AC0"/>
    <w:pPr>
      <w:tabs>
        <w:tab w:val="left" w:pos="360"/>
        <w:tab w:val="right" w:leader="dot" w:pos="9360"/>
      </w:tabs>
      <w:spacing w:after="100"/>
    </w:pPr>
    <w:rPr>
      <w:caps/>
    </w:rPr>
  </w:style>
  <w:style w:type="paragraph" w:styleId="TOC2">
    <w:name w:val="toc 2"/>
    <w:basedOn w:val="Normal"/>
    <w:next w:val="Normal"/>
    <w:autoRedefine/>
    <w:uiPriority w:val="39"/>
    <w:unhideWhenUsed/>
    <w:rsid w:val="00146CC8"/>
    <w:pPr>
      <w:tabs>
        <w:tab w:val="left" w:pos="810"/>
        <w:tab w:val="right" w:leader="dot" w:pos="9360"/>
      </w:tabs>
      <w:spacing w:after="100"/>
      <w:ind w:left="360"/>
    </w:pPr>
    <w:rPr>
      <w:noProof/>
      <w:lang w:bidi="en-US"/>
    </w:rPr>
  </w:style>
  <w:style w:type="character" w:styleId="Hyperlink">
    <w:name w:val="Hyperlink"/>
    <w:basedOn w:val="DefaultParagraphFont"/>
    <w:uiPriority w:val="99"/>
    <w:unhideWhenUsed/>
    <w:rsid w:val="00957CE7"/>
    <w:rPr>
      <w:color w:val="0000FF" w:themeColor="hyperlink"/>
      <w:u w:val="single"/>
    </w:rPr>
  </w:style>
  <w:style w:type="table" w:customStyle="1" w:styleId="TableGrid1">
    <w:name w:val="Table Grid1"/>
    <w:basedOn w:val="TableNormal"/>
    <w:next w:val="TableGrid"/>
    <w:rsid w:val="00D91AEC"/>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212D8"/>
    <w:pPr>
      <w:spacing w:after="0" w:line="240" w:lineRule="auto"/>
    </w:p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rPr>
        <w:b/>
        <w:caps w:val="0"/>
        <w:smallCaps w:val="0"/>
        <w:strike w:val="0"/>
        <w:dstrike w:val="0"/>
        <w:vanish w:val="0"/>
        <w:vertAlign w:val="baseline"/>
      </w:rPr>
      <w:tblPr/>
      <w:trPr>
        <w:cantSplit w:val="0"/>
        <w:tblHeader/>
      </w:trPr>
    </w:tblStylePr>
  </w:style>
  <w:style w:type="paragraph" w:styleId="Revision">
    <w:name w:val="Revision"/>
    <w:hidden/>
    <w:uiPriority w:val="99"/>
    <w:semiHidden/>
    <w:rsid w:val="007A054D"/>
    <w:pPr>
      <w:spacing w:after="0" w:line="240" w:lineRule="auto"/>
    </w:pPr>
    <w:rPr>
      <w:rFonts w:ascii="Calibri" w:hAnsi="Calibri"/>
    </w:rPr>
  </w:style>
  <w:style w:type="paragraph" w:styleId="z-BottomofForm">
    <w:name w:val="HTML Bottom of Form"/>
    <w:basedOn w:val="Normal"/>
    <w:next w:val="Normal"/>
    <w:link w:val="z-BottomofFormChar"/>
    <w:hidden/>
    <w:uiPriority w:val="99"/>
    <w:semiHidden/>
    <w:unhideWhenUsed/>
    <w:rsid w:val="006B30F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B30FA"/>
    <w:rPr>
      <w:rFonts w:ascii="Arial" w:eastAsia="Times New Roman" w:hAnsi="Arial" w:cs="Arial"/>
      <w:vanish/>
      <w:sz w:val="16"/>
      <w:szCs w:val="16"/>
    </w:rPr>
  </w:style>
  <w:style w:type="paragraph" w:customStyle="1" w:styleId="HeaderCell">
    <w:name w:val="Header Cell"/>
    <w:basedOn w:val="Header"/>
    <w:qFormat/>
    <w:rsid w:val="002E5DE2"/>
    <w:pPr>
      <w:spacing w:before="40" w:after="40"/>
      <w:jc w:val="left"/>
    </w:pPr>
    <w:rPr>
      <w:rFonts w:cs="Times New Roman"/>
      <w:kern w:val="2"/>
      <w:sz w:val="16"/>
      <w:szCs w:val="16"/>
      <w14:ligatures w14:val="standardContextual"/>
    </w:rPr>
  </w:style>
  <w:style w:type="paragraph" w:customStyle="1" w:styleId="HeaderCellCtr">
    <w:name w:val="Header Cell Ctr"/>
    <w:basedOn w:val="HeaderCell"/>
    <w:qFormat/>
    <w:rsid w:val="002E5DE2"/>
    <w:pPr>
      <w:jc w:val="center"/>
    </w:pPr>
    <w:rPr>
      <w:b/>
    </w:rPr>
  </w:style>
  <w:style w:type="paragraph" w:customStyle="1" w:styleId="SignatureHeader">
    <w:name w:val="Signature Header"/>
    <w:basedOn w:val="Normal"/>
    <w:qFormat/>
    <w:rsid w:val="002E5DE2"/>
    <w:pPr>
      <w:keepNext/>
      <w:spacing w:before="120" w:after="240"/>
      <w:jc w:val="left"/>
    </w:pPr>
    <w:rPr>
      <w:rFonts w:eastAsia="DengXian Light" w:cs="Times New Roman"/>
      <w:spacing w:val="-10"/>
      <w:kern w:val="2"/>
      <w:sz w:val="28"/>
      <w:szCs w:val="28"/>
      <w14:ligatures w14:val="standardContextual"/>
    </w:rPr>
  </w:style>
  <w:style w:type="paragraph" w:customStyle="1" w:styleId="SignatureBlock">
    <w:name w:val="Signature Block"/>
    <w:basedOn w:val="Normal"/>
    <w:qFormat/>
    <w:rsid w:val="002E5DE2"/>
    <w:pPr>
      <w:keepNext/>
      <w:keepLines/>
      <w:widowControl w:val="0"/>
      <w:tabs>
        <w:tab w:val="left" w:pos="6300"/>
      </w:tabs>
      <w:jc w:val="left"/>
    </w:pPr>
    <w:rPr>
      <w:rFonts w:eastAsia="DengXian Light" w:cs="Times New Roman"/>
      <w:spacing w:val="-10"/>
      <w:kern w:val="2"/>
      <w:szCs w:val="24"/>
      <w:shd w:val="clear" w:color="auto" w:fill="FFFFFF"/>
      <w14:ligatures w14:val="standardContextual"/>
    </w:rPr>
  </w:style>
  <w:style w:type="table" w:styleId="TableGridLight">
    <w:name w:val="Grid Table Light"/>
    <w:basedOn w:val="TableNormal"/>
    <w:uiPriority w:val="40"/>
    <w:rsid w:val="0053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346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21F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121FE0"/>
    <w:pPr>
      <w:autoSpaceDE w:val="0"/>
      <w:autoSpaceDN w:val="0"/>
      <w:adjustRightInd w:val="0"/>
      <w:spacing w:after="0" w:line="240" w:lineRule="auto"/>
    </w:pPr>
    <w:rPr>
      <w:rFonts w:ascii="Cambria" w:hAnsi="Cambria" w:cs="Cambria"/>
      <w:color w:val="000000"/>
      <w:sz w:val="24"/>
      <w:szCs w:val="24"/>
    </w:rPr>
  </w:style>
  <w:style w:type="paragraph" w:customStyle="1" w:styleId="TableNumber">
    <w:name w:val="Table Number"/>
    <w:basedOn w:val="Normal"/>
    <w:qFormat/>
    <w:rsid w:val="007664B5"/>
    <w:pPr>
      <w:numPr>
        <w:numId w:val="16"/>
      </w:numPr>
      <w:spacing w:before="40" w:after="120" w:line="240" w:lineRule="auto"/>
      <w:jc w:val="center"/>
    </w:pPr>
    <w:rPr>
      <w:i/>
      <w:iCs/>
    </w:rPr>
  </w:style>
  <w:style w:type="table" w:styleId="PlainTable2">
    <w:name w:val="Plain Table 2"/>
    <w:basedOn w:val="TableNormal"/>
    <w:uiPriority w:val="42"/>
    <w:rsid w:val="001B4375"/>
    <w:pPr>
      <w:spacing w:after="0" w:line="240" w:lineRule="auto"/>
      <w:jc w:val="center"/>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verPageDate">
    <w:name w:val="Cover Page Date"/>
    <w:basedOn w:val="CoverpageTitle"/>
    <w:rsid w:val="00C1662D"/>
    <w:pPr>
      <w:spacing w:before="0"/>
    </w:pPr>
    <w:rPr>
      <w:sz w:val="32"/>
    </w:rPr>
  </w:style>
  <w:style w:type="paragraph" w:customStyle="1" w:styleId="Interface">
    <w:name w:val="Interface"/>
    <w:basedOn w:val="Body"/>
    <w:link w:val="InterfaceChar"/>
    <w:qFormat/>
    <w:rsid w:val="00C77BAF"/>
    <w:pPr>
      <w:ind w:left="2880" w:hanging="2160"/>
    </w:pPr>
  </w:style>
  <w:style w:type="character" w:customStyle="1" w:styleId="BodyChar">
    <w:name w:val="Body Char"/>
    <w:basedOn w:val="DefaultParagraphFont"/>
    <w:link w:val="Body"/>
    <w:rsid w:val="00E818EA"/>
    <w:rPr>
      <w:rFonts w:ascii="Times New Roman" w:hAnsi="Times New Roman"/>
      <w:color w:val="000000" w:themeColor="text1"/>
      <w:lang w:bidi="en-US"/>
    </w:rPr>
  </w:style>
  <w:style w:type="character" w:customStyle="1" w:styleId="InterfaceChar">
    <w:name w:val="Interface Char"/>
    <w:basedOn w:val="BodyChar"/>
    <w:link w:val="Interface"/>
    <w:rsid w:val="00C77BAF"/>
    <w:rPr>
      <w:rFonts w:ascii="Times New Roman" w:hAnsi="Times New Roman"/>
      <w:color w:val="000000" w:themeColor="text1"/>
      <w:lang w:bidi="en-US"/>
    </w:rPr>
  </w:style>
  <w:style w:type="paragraph" w:customStyle="1" w:styleId="paragraph">
    <w:name w:val="paragraph"/>
    <w:basedOn w:val="Normal"/>
    <w:rsid w:val="00D3372A"/>
    <w:pPr>
      <w:spacing w:before="100" w:beforeAutospacing="1" w:after="100" w:afterAutospacing="1" w:line="240" w:lineRule="auto"/>
      <w:jc w:val="left"/>
    </w:pPr>
    <w:rPr>
      <w:rFonts w:eastAsia="Times New Roman" w:cs="Times New Roman"/>
      <w:szCs w:val="24"/>
    </w:rPr>
  </w:style>
  <w:style w:type="character" w:customStyle="1" w:styleId="normaltextrun">
    <w:name w:val="normaltextrun"/>
    <w:basedOn w:val="DefaultParagraphFont"/>
    <w:rsid w:val="00D3372A"/>
  </w:style>
  <w:style w:type="character" w:customStyle="1" w:styleId="eop">
    <w:name w:val="eop"/>
    <w:basedOn w:val="DefaultParagraphFont"/>
    <w:rsid w:val="00D3372A"/>
  </w:style>
  <w:style w:type="character" w:customStyle="1" w:styleId="wacimagecontainer">
    <w:name w:val="wacimagecontainer"/>
    <w:basedOn w:val="DefaultParagraphFont"/>
    <w:rsid w:val="00D3372A"/>
  </w:style>
  <w:style w:type="paragraph" w:customStyle="1" w:styleId="ApplicableDocuments">
    <w:name w:val="Applicable Documents"/>
    <w:basedOn w:val="Heading2"/>
    <w:link w:val="ApplicableDocumentsChar"/>
    <w:qFormat/>
    <w:rsid w:val="00613A0C"/>
    <w:rPr>
      <w:b w:val="0"/>
      <w:bCs/>
    </w:rPr>
  </w:style>
  <w:style w:type="character" w:customStyle="1" w:styleId="ApplicableDocumentsChar">
    <w:name w:val="Applicable Documents Char"/>
    <w:basedOn w:val="Heading2Char"/>
    <w:link w:val="ApplicableDocuments"/>
    <w:rsid w:val="00613A0C"/>
    <w:rPr>
      <w:rFonts w:ascii="Times New Roman" w:eastAsiaTheme="majorEastAsia" w:hAnsi="Times New Roman" w:cs="Times New Roman"/>
      <w:b w:val="0"/>
      <w:bCs/>
      <w:iCs/>
      <w:sz w:val="24"/>
      <w:szCs w:val="28"/>
      <w:lang w:bidi="en-US"/>
    </w:rPr>
  </w:style>
  <w:style w:type="paragraph" w:customStyle="1" w:styleId="Normal1">
    <w:name w:val="Normal1"/>
    <w:basedOn w:val="Normal"/>
    <w:link w:val="Normal1Char"/>
    <w:qFormat/>
    <w:rsid w:val="001B1401"/>
    <w:rPr>
      <w:b/>
      <w:i/>
      <w:color w:val="EE0000"/>
      <w:lang w:bidi="en-US"/>
    </w:rPr>
  </w:style>
  <w:style w:type="character" w:customStyle="1" w:styleId="Normal1Char">
    <w:name w:val="Normal1 Char"/>
    <w:basedOn w:val="DefaultParagraphFont"/>
    <w:link w:val="Normal1"/>
    <w:rsid w:val="001B1401"/>
    <w:rPr>
      <w:rFonts w:ascii="Times New Roman" w:hAnsi="Times New Roman"/>
      <w:b/>
      <w:i/>
      <w:color w:val="EE0000"/>
      <w:sz w:val="24"/>
      <w:lang w:bidi="en-US"/>
    </w:rPr>
  </w:style>
  <w:style w:type="table" w:customStyle="1" w:styleId="ACYTable">
    <w:name w:val="ACYTable"/>
    <w:basedOn w:val="PlainTable2"/>
    <w:uiPriority w:val="99"/>
    <w:rsid w:val="00A87EF3"/>
    <w:tblPr/>
    <w:tblStylePr w:type="firstRow">
      <w:rPr>
        <w:b w:val="0"/>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Subject">
    <w:name w:val="annotation subject"/>
    <w:basedOn w:val="CommentText"/>
    <w:next w:val="CommentText"/>
    <w:link w:val="CommentSubjectChar"/>
    <w:uiPriority w:val="99"/>
    <w:semiHidden/>
    <w:unhideWhenUsed/>
    <w:rsid w:val="009B779A"/>
    <w:pPr>
      <w:spacing w:line="240" w:lineRule="auto"/>
    </w:pPr>
    <w:rPr>
      <w:b/>
      <w:bCs/>
    </w:rPr>
  </w:style>
  <w:style w:type="character" w:customStyle="1" w:styleId="CommentSubjectChar">
    <w:name w:val="Comment Subject Char"/>
    <w:basedOn w:val="CommentTextChar"/>
    <w:link w:val="CommentSubject"/>
    <w:uiPriority w:val="99"/>
    <w:semiHidden/>
    <w:rsid w:val="009B779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1356">
      <w:bodyDiv w:val="1"/>
      <w:marLeft w:val="0"/>
      <w:marRight w:val="0"/>
      <w:marTop w:val="0"/>
      <w:marBottom w:val="0"/>
      <w:divBdr>
        <w:top w:val="none" w:sz="0" w:space="0" w:color="auto"/>
        <w:left w:val="none" w:sz="0" w:space="0" w:color="auto"/>
        <w:bottom w:val="none" w:sz="0" w:space="0" w:color="auto"/>
        <w:right w:val="none" w:sz="0" w:space="0" w:color="auto"/>
      </w:divBdr>
    </w:div>
    <w:div w:id="53705798">
      <w:bodyDiv w:val="1"/>
      <w:marLeft w:val="0"/>
      <w:marRight w:val="0"/>
      <w:marTop w:val="0"/>
      <w:marBottom w:val="0"/>
      <w:divBdr>
        <w:top w:val="none" w:sz="0" w:space="0" w:color="auto"/>
        <w:left w:val="none" w:sz="0" w:space="0" w:color="auto"/>
        <w:bottom w:val="none" w:sz="0" w:space="0" w:color="auto"/>
        <w:right w:val="none" w:sz="0" w:space="0" w:color="auto"/>
      </w:divBdr>
    </w:div>
    <w:div w:id="61561475">
      <w:bodyDiv w:val="1"/>
      <w:marLeft w:val="0"/>
      <w:marRight w:val="0"/>
      <w:marTop w:val="0"/>
      <w:marBottom w:val="0"/>
      <w:divBdr>
        <w:top w:val="none" w:sz="0" w:space="0" w:color="auto"/>
        <w:left w:val="none" w:sz="0" w:space="0" w:color="auto"/>
        <w:bottom w:val="none" w:sz="0" w:space="0" w:color="auto"/>
        <w:right w:val="none" w:sz="0" w:space="0" w:color="auto"/>
      </w:divBdr>
      <w:divsChild>
        <w:div w:id="455147759">
          <w:marLeft w:val="0"/>
          <w:marRight w:val="0"/>
          <w:marTop w:val="0"/>
          <w:marBottom w:val="0"/>
          <w:divBdr>
            <w:top w:val="none" w:sz="0" w:space="0" w:color="auto"/>
            <w:left w:val="none" w:sz="0" w:space="0" w:color="auto"/>
            <w:bottom w:val="none" w:sz="0" w:space="0" w:color="auto"/>
            <w:right w:val="none" w:sz="0" w:space="0" w:color="auto"/>
          </w:divBdr>
        </w:div>
        <w:div w:id="1602449482">
          <w:marLeft w:val="0"/>
          <w:marRight w:val="0"/>
          <w:marTop w:val="0"/>
          <w:marBottom w:val="0"/>
          <w:divBdr>
            <w:top w:val="none" w:sz="0" w:space="0" w:color="auto"/>
            <w:left w:val="none" w:sz="0" w:space="0" w:color="auto"/>
            <w:bottom w:val="none" w:sz="0" w:space="0" w:color="auto"/>
            <w:right w:val="none" w:sz="0" w:space="0" w:color="auto"/>
          </w:divBdr>
        </w:div>
        <w:div w:id="1814834690">
          <w:marLeft w:val="0"/>
          <w:marRight w:val="0"/>
          <w:marTop w:val="0"/>
          <w:marBottom w:val="0"/>
          <w:divBdr>
            <w:top w:val="none" w:sz="0" w:space="0" w:color="auto"/>
            <w:left w:val="none" w:sz="0" w:space="0" w:color="auto"/>
            <w:bottom w:val="none" w:sz="0" w:space="0" w:color="auto"/>
            <w:right w:val="none" w:sz="0" w:space="0" w:color="auto"/>
          </w:divBdr>
        </w:div>
        <w:div w:id="1889678847">
          <w:marLeft w:val="0"/>
          <w:marRight w:val="0"/>
          <w:marTop w:val="0"/>
          <w:marBottom w:val="0"/>
          <w:divBdr>
            <w:top w:val="none" w:sz="0" w:space="0" w:color="auto"/>
            <w:left w:val="none" w:sz="0" w:space="0" w:color="auto"/>
            <w:bottom w:val="none" w:sz="0" w:space="0" w:color="auto"/>
            <w:right w:val="none" w:sz="0" w:space="0" w:color="auto"/>
          </w:divBdr>
        </w:div>
        <w:div w:id="1932155850">
          <w:marLeft w:val="0"/>
          <w:marRight w:val="0"/>
          <w:marTop w:val="0"/>
          <w:marBottom w:val="0"/>
          <w:divBdr>
            <w:top w:val="none" w:sz="0" w:space="0" w:color="auto"/>
            <w:left w:val="none" w:sz="0" w:space="0" w:color="auto"/>
            <w:bottom w:val="none" w:sz="0" w:space="0" w:color="auto"/>
            <w:right w:val="none" w:sz="0" w:space="0" w:color="auto"/>
          </w:divBdr>
        </w:div>
      </w:divsChild>
    </w:div>
    <w:div w:id="85466159">
      <w:bodyDiv w:val="1"/>
      <w:marLeft w:val="0"/>
      <w:marRight w:val="0"/>
      <w:marTop w:val="0"/>
      <w:marBottom w:val="0"/>
      <w:divBdr>
        <w:top w:val="none" w:sz="0" w:space="0" w:color="auto"/>
        <w:left w:val="none" w:sz="0" w:space="0" w:color="auto"/>
        <w:bottom w:val="none" w:sz="0" w:space="0" w:color="auto"/>
        <w:right w:val="none" w:sz="0" w:space="0" w:color="auto"/>
      </w:divBdr>
    </w:div>
    <w:div w:id="152141452">
      <w:bodyDiv w:val="1"/>
      <w:marLeft w:val="0"/>
      <w:marRight w:val="0"/>
      <w:marTop w:val="0"/>
      <w:marBottom w:val="0"/>
      <w:divBdr>
        <w:top w:val="none" w:sz="0" w:space="0" w:color="auto"/>
        <w:left w:val="none" w:sz="0" w:space="0" w:color="auto"/>
        <w:bottom w:val="none" w:sz="0" w:space="0" w:color="auto"/>
        <w:right w:val="none" w:sz="0" w:space="0" w:color="auto"/>
      </w:divBdr>
    </w:div>
    <w:div w:id="262614011">
      <w:bodyDiv w:val="1"/>
      <w:marLeft w:val="0"/>
      <w:marRight w:val="0"/>
      <w:marTop w:val="0"/>
      <w:marBottom w:val="0"/>
      <w:divBdr>
        <w:top w:val="none" w:sz="0" w:space="0" w:color="auto"/>
        <w:left w:val="none" w:sz="0" w:space="0" w:color="auto"/>
        <w:bottom w:val="none" w:sz="0" w:space="0" w:color="auto"/>
        <w:right w:val="none" w:sz="0" w:space="0" w:color="auto"/>
      </w:divBdr>
    </w:div>
    <w:div w:id="269893096">
      <w:bodyDiv w:val="1"/>
      <w:marLeft w:val="0"/>
      <w:marRight w:val="0"/>
      <w:marTop w:val="0"/>
      <w:marBottom w:val="0"/>
      <w:divBdr>
        <w:top w:val="none" w:sz="0" w:space="0" w:color="auto"/>
        <w:left w:val="none" w:sz="0" w:space="0" w:color="auto"/>
        <w:bottom w:val="none" w:sz="0" w:space="0" w:color="auto"/>
        <w:right w:val="none" w:sz="0" w:space="0" w:color="auto"/>
      </w:divBdr>
      <w:divsChild>
        <w:div w:id="718361422">
          <w:marLeft w:val="0"/>
          <w:marRight w:val="0"/>
          <w:marTop w:val="0"/>
          <w:marBottom w:val="0"/>
          <w:divBdr>
            <w:top w:val="none" w:sz="0" w:space="0" w:color="auto"/>
            <w:left w:val="none" w:sz="0" w:space="0" w:color="auto"/>
            <w:bottom w:val="none" w:sz="0" w:space="0" w:color="auto"/>
            <w:right w:val="none" w:sz="0" w:space="0" w:color="auto"/>
          </w:divBdr>
        </w:div>
        <w:div w:id="1134179752">
          <w:marLeft w:val="0"/>
          <w:marRight w:val="0"/>
          <w:marTop w:val="0"/>
          <w:marBottom w:val="0"/>
          <w:divBdr>
            <w:top w:val="none" w:sz="0" w:space="0" w:color="auto"/>
            <w:left w:val="none" w:sz="0" w:space="0" w:color="auto"/>
            <w:bottom w:val="none" w:sz="0" w:space="0" w:color="auto"/>
            <w:right w:val="none" w:sz="0" w:space="0" w:color="auto"/>
          </w:divBdr>
          <w:divsChild>
            <w:div w:id="701595552">
              <w:marLeft w:val="-75"/>
              <w:marRight w:val="0"/>
              <w:marTop w:val="30"/>
              <w:marBottom w:val="30"/>
              <w:divBdr>
                <w:top w:val="none" w:sz="0" w:space="0" w:color="auto"/>
                <w:left w:val="none" w:sz="0" w:space="0" w:color="auto"/>
                <w:bottom w:val="none" w:sz="0" w:space="0" w:color="auto"/>
                <w:right w:val="none" w:sz="0" w:space="0" w:color="auto"/>
              </w:divBdr>
              <w:divsChild>
                <w:div w:id="55706906">
                  <w:marLeft w:val="0"/>
                  <w:marRight w:val="0"/>
                  <w:marTop w:val="0"/>
                  <w:marBottom w:val="0"/>
                  <w:divBdr>
                    <w:top w:val="none" w:sz="0" w:space="0" w:color="auto"/>
                    <w:left w:val="none" w:sz="0" w:space="0" w:color="auto"/>
                    <w:bottom w:val="none" w:sz="0" w:space="0" w:color="auto"/>
                    <w:right w:val="none" w:sz="0" w:space="0" w:color="auto"/>
                  </w:divBdr>
                  <w:divsChild>
                    <w:div w:id="1925066288">
                      <w:marLeft w:val="0"/>
                      <w:marRight w:val="0"/>
                      <w:marTop w:val="0"/>
                      <w:marBottom w:val="0"/>
                      <w:divBdr>
                        <w:top w:val="none" w:sz="0" w:space="0" w:color="auto"/>
                        <w:left w:val="none" w:sz="0" w:space="0" w:color="auto"/>
                        <w:bottom w:val="none" w:sz="0" w:space="0" w:color="auto"/>
                        <w:right w:val="none" w:sz="0" w:space="0" w:color="auto"/>
                      </w:divBdr>
                    </w:div>
                  </w:divsChild>
                </w:div>
                <w:div w:id="94523226">
                  <w:marLeft w:val="0"/>
                  <w:marRight w:val="0"/>
                  <w:marTop w:val="0"/>
                  <w:marBottom w:val="0"/>
                  <w:divBdr>
                    <w:top w:val="none" w:sz="0" w:space="0" w:color="auto"/>
                    <w:left w:val="none" w:sz="0" w:space="0" w:color="auto"/>
                    <w:bottom w:val="none" w:sz="0" w:space="0" w:color="auto"/>
                    <w:right w:val="none" w:sz="0" w:space="0" w:color="auto"/>
                  </w:divBdr>
                  <w:divsChild>
                    <w:div w:id="990645546">
                      <w:marLeft w:val="0"/>
                      <w:marRight w:val="0"/>
                      <w:marTop w:val="0"/>
                      <w:marBottom w:val="0"/>
                      <w:divBdr>
                        <w:top w:val="none" w:sz="0" w:space="0" w:color="auto"/>
                        <w:left w:val="none" w:sz="0" w:space="0" w:color="auto"/>
                        <w:bottom w:val="none" w:sz="0" w:space="0" w:color="auto"/>
                        <w:right w:val="none" w:sz="0" w:space="0" w:color="auto"/>
                      </w:divBdr>
                    </w:div>
                  </w:divsChild>
                </w:div>
                <w:div w:id="132798245">
                  <w:marLeft w:val="0"/>
                  <w:marRight w:val="0"/>
                  <w:marTop w:val="0"/>
                  <w:marBottom w:val="0"/>
                  <w:divBdr>
                    <w:top w:val="none" w:sz="0" w:space="0" w:color="auto"/>
                    <w:left w:val="none" w:sz="0" w:space="0" w:color="auto"/>
                    <w:bottom w:val="none" w:sz="0" w:space="0" w:color="auto"/>
                    <w:right w:val="none" w:sz="0" w:space="0" w:color="auto"/>
                  </w:divBdr>
                  <w:divsChild>
                    <w:div w:id="112988071">
                      <w:marLeft w:val="0"/>
                      <w:marRight w:val="0"/>
                      <w:marTop w:val="0"/>
                      <w:marBottom w:val="0"/>
                      <w:divBdr>
                        <w:top w:val="none" w:sz="0" w:space="0" w:color="auto"/>
                        <w:left w:val="none" w:sz="0" w:space="0" w:color="auto"/>
                        <w:bottom w:val="none" w:sz="0" w:space="0" w:color="auto"/>
                        <w:right w:val="none" w:sz="0" w:space="0" w:color="auto"/>
                      </w:divBdr>
                    </w:div>
                  </w:divsChild>
                </w:div>
                <w:div w:id="143937717">
                  <w:marLeft w:val="0"/>
                  <w:marRight w:val="0"/>
                  <w:marTop w:val="0"/>
                  <w:marBottom w:val="0"/>
                  <w:divBdr>
                    <w:top w:val="none" w:sz="0" w:space="0" w:color="auto"/>
                    <w:left w:val="none" w:sz="0" w:space="0" w:color="auto"/>
                    <w:bottom w:val="none" w:sz="0" w:space="0" w:color="auto"/>
                    <w:right w:val="none" w:sz="0" w:space="0" w:color="auto"/>
                  </w:divBdr>
                  <w:divsChild>
                    <w:div w:id="1578442674">
                      <w:marLeft w:val="0"/>
                      <w:marRight w:val="0"/>
                      <w:marTop w:val="0"/>
                      <w:marBottom w:val="0"/>
                      <w:divBdr>
                        <w:top w:val="none" w:sz="0" w:space="0" w:color="auto"/>
                        <w:left w:val="none" w:sz="0" w:space="0" w:color="auto"/>
                        <w:bottom w:val="none" w:sz="0" w:space="0" w:color="auto"/>
                        <w:right w:val="none" w:sz="0" w:space="0" w:color="auto"/>
                      </w:divBdr>
                    </w:div>
                  </w:divsChild>
                </w:div>
                <w:div w:id="190460307">
                  <w:marLeft w:val="0"/>
                  <w:marRight w:val="0"/>
                  <w:marTop w:val="0"/>
                  <w:marBottom w:val="0"/>
                  <w:divBdr>
                    <w:top w:val="none" w:sz="0" w:space="0" w:color="auto"/>
                    <w:left w:val="none" w:sz="0" w:space="0" w:color="auto"/>
                    <w:bottom w:val="none" w:sz="0" w:space="0" w:color="auto"/>
                    <w:right w:val="none" w:sz="0" w:space="0" w:color="auto"/>
                  </w:divBdr>
                  <w:divsChild>
                    <w:div w:id="799105348">
                      <w:marLeft w:val="0"/>
                      <w:marRight w:val="0"/>
                      <w:marTop w:val="0"/>
                      <w:marBottom w:val="0"/>
                      <w:divBdr>
                        <w:top w:val="none" w:sz="0" w:space="0" w:color="auto"/>
                        <w:left w:val="none" w:sz="0" w:space="0" w:color="auto"/>
                        <w:bottom w:val="none" w:sz="0" w:space="0" w:color="auto"/>
                        <w:right w:val="none" w:sz="0" w:space="0" w:color="auto"/>
                      </w:divBdr>
                    </w:div>
                  </w:divsChild>
                </w:div>
                <w:div w:id="442844121">
                  <w:marLeft w:val="0"/>
                  <w:marRight w:val="0"/>
                  <w:marTop w:val="0"/>
                  <w:marBottom w:val="0"/>
                  <w:divBdr>
                    <w:top w:val="none" w:sz="0" w:space="0" w:color="auto"/>
                    <w:left w:val="none" w:sz="0" w:space="0" w:color="auto"/>
                    <w:bottom w:val="none" w:sz="0" w:space="0" w:color="auto"/>
                    <w:right w:val="none" w:sz="0" w:space="0" w:color="auto"/>
                  </w:divBdr>
                  <w:divsChild>
                    <w:div w:id="1244417510">
                      <w:marLeft w:val="0"/>
                      <w:marRight w:val="0"/>
                      <w:marTop w:val="0"/>
                      <w:marBottom w:val="0"/>
                      <w:divBdr>
                        <w:top w:val="none" w:sz="0" w:space="0" w:color="auto"/>
                        <w:left w:val="none" w:sz="0" w:space="0" w:color="auto"/>
                        <w:bottom w:val="none" w:sz="0" w:space="0" w:color="auto"/>
                        <w:right w:val="none" w:sz="0" w:space="0" w:color="auto"/>
                      </w:divBdr>
                    </w:div>
                  </w:divsChild>
                </w:div>
                <w:div w:id="482354664">
                  <w:marLeft w:val="0"/>
                  <w:marRight w:val="0"/>
                  <w:marTop w:val="0"/>
                  <w:marBottom w:val="0"/>
                  <w:divBdr>
                    <w:top w:val="none" w:sz="0" w:space="0" w:color="auto"/>
                    <w:left w:val="none" w:sz="0" w:space="0" w:color="auto"/>
                    <w:bottom w:val="none" w:sz="0" w:space="0" w:color="auto"/>
                    <w:right w:val="none" w:sz="0" w:space="0" w:color="auto"/>
                  </w:divBdr>
                  <w:divsChild>
                    <w:div w:id="1570581641">
                      <w:marLeft w:val="0"/>
                      <w:marRight w:val="0"/>
                      <w:marTop w:val="0"/>
                      <w:marBottom w:val="0"/>
                      <w:divBdr>
                        <w:top w:val="none" w:sz="0" w:space="0" w:color="auto"/>
                        <w:left w:val="none" w:sz="0" w:space="0" w:color="auto"/>
                        <w:bottom w:val="none" w:sz="0" w:space="0" w:color="auto"/>
                        <w:right w:val="none" w:sz="0" w:space="0" w:color="auto"/>
                      </w:divBdr>
                    </w:div>
                  </w:divsChild>
                </w:div>
                <w:div w:id="523784245">
                  <w:marLeft w:val="0"/>
                  <w:marRight w:val="0"/>
                  <w:marTop w:val="0"/>
                  <w:marBottom w:val="0"/>
                  <w:divBdr>
                    <w:top w:val="none" w:sz="0" w:space="0" w:color="auto"/>
                    <w:left w:val="none" w:sz="0" w:space="0" w:color="auto"/>
                    <w:bottom w:val="none" w:sz="0" w:space="0" w:color="auto"/>
                    <w:right w:val="none" w:sz="0" w:space="0" w:color="auto"/>
                  </w:divBdr>
                  <w:divsChild>
                    <w:div w:id="416246832">
                      <w:marLeft w:val="0"/>
                      <w:marRight w:val="0"/>
                      <w:marTop w:val="0"/>
                      <w:marBottom w:val="0"/>
                      <w:divBdr>
                        <w:top w:val="none" w:sz="0" w:space="0" w:color="auto"/>
                        <w:left w:val="none" w:sz="0" w:space="0" w:color="auto"/>
                        <w:bottom w:val="none" w:sz="0" w:space="0" w:color="auto"/>
                        <w:right w:val="none" w:sz="0" w:space="0" w:color="auto"/>
                      </w:divBdr>
                    </w:div>
                  </w:divsChild>
                </w:div>
                <w:div w:id="635839794">
                  <w:marLeft w:val="0"/>
                  <w:marRight w:val="0"/>
                  <w:marTop w:val="0"/>
                  <w:marBottom w:val="0"/>
                  <w:divBdr>
                    <w:top w:val="none" w:sz="0" w:space="0" w:color="auto"/>
                    <w:left w:val="none" w:sz="0" w:space="0" w:color="auto"/>
                    <w:bottom w:val="none" w:sz="0" w:space="0" w:color="auto"/>
                    <w:right w:val="none" w:sz="0" w:space="0" w:color="auto"/>
                  </w:divBdr>
                  <w:divsChild>
                    <w:div w:id="44455903">
                      <w:marLeft w:val="0"/>
                      <w:marRight w:val="0"/>
                      <w:marTop w:val="0"/>
                      <w:marBottom w:val="0"/>
                      <w:divBdr>
                        <w:top w:val="none" w:sz="0" w:space="0" w:color="auto"/>
                        <w:left w:val="none" w:sz="0" w:space="0" w:color="auto"/>
                        <w:bottom w:val="none" w:sz="0" w:space="0" w:color="auto"/>
                        <w:right w:val="none" w:sz="0" w:space="0" w:color="auto"/>
                      </w:divBdr>
                    </w:div>
                  </w:divsChild>
                </w:div>
                <w:div w:id="667558464">
                  <w:marLeft w:val="0"/>
                  <w:marRight w:val="0"/>
                  <w:marTop w:val="0"/>
                  <w:marBottom w:val="0"/>
                  <w:divBdr>
                    <w:top w:val="none" w:sz="0" w:space="0" w:color="auto"/>
                    <w:left w:val="none" w:sz="0" w:space="0" w:color="auto"/>
                    <w:bottom w:val="none" w:sz="0" w:space="0" w:color="auto"/>
                    <w:right w:val="none" w:sz="0" w:space="0" w:color="auto"/>
                  </w:divBdr>
                  <w:divsChild>
                    <w:div w:id="1033044292">
                      <w:marLeft w:val="0"/>
                      <w:marRight w:val="0"/>
                      <w:marTop w:val="0"/>
                      <w:marBottom w:val="0"/>
                      <w:divBdr>
                        <w:top w:val="none" w:sz="0" w:space="0" w:color="auto"/>
                        <w:left w:val="none" w:sz="0" w:space="0" w:color="auto"/>
                        <w:bottom w:val="none" w:sz="0" w:space="0" w:color="auto"/>
                        <w:right w:val="none" w:sz="0" w:space="0" w:color="auto"/>
                      </w:divBdr>
                    </w:div>
                  </w:divsChild>
                </w:div>
                <w:div w:id="687830555">
                  <w:marLeft w:val="0"/>
                  <w:marRight w:val="0"/>
                  <w:marTop w:val="0"/>
                  <w:marBottom w:val="0"/>
                  <w:divBdr>
                    <w:top w:val="none" w:sz="0" w:space="0" w:color="auto"/>
                    <w:left w:val="none" w:sz="0" w:space="0" w:color="auto"/>
                    <w:bottom w:val="none" w:sz="0" w:space="0" w:color="auto"/>
                    <w:right w:val="none" w:sz="0" w:space="0" w:color="auto"/>
                  </w:divBdr>
                  <w:divsChild>
                    <w:div w:id="848757671">
                      <w:marLeft w:val="0"/>
                      <w:marRight w:val="0"/>
                      <w:marTop w:val="0"/>
                      <w:marBottom w:val="0"/>
                      <w:divBdr>
                        <w:top w:val="none" w:sz="0" w:space="0" w:color="auto"/>
                        <w:left w:val="none" w:sz="0" w:space="0" w:color="auto"/>
                        <w:bottom w:val="none" w:sz="0" w:space="0" w:color="auto"/>
                        <w:right w:val="none" w:sz="0" w:space="0" w:color="auto"/>
                      </w:divBdr>
                    </w:div>
                  </w:divsChild>
                </w:div>
                <w:div w:id="716441942">
                  <w:marLeft w:val="0"/>
                  <w:marRight w:val="0"/>
                  <w:marTop w:val="0"/>
                  <w:marBottom w:val="0"/>
                  <w:divBdr>
                    <w:top w:val="none" w:sz="0" w:space="0" w:color="auto"/>
                    <w:left w:val="none" w:sz="0" w:space="0" w:color="auto"/>
                    <w:bottom w:val="none" w:sz="0" w:space="0" w:color="auto"/>
                    <w:right w:val="none" w:sz="0" w:space="0" w:color="auto"/>
                  </w:divBdr>
                  <w:divsChild>
                    <w:div w:id="66193653">
                      <w:marLeft w:val="0"/>
                      <w:marRight w:val="0"/>
                      <w:marTop w:val="0"/>
                      <w:marBottom w:val="0"/>
                      <w:divBdr>
                        <w:top w:val="none" w:sz="0" w:space="0" w:color="auto"/>
                        <w:left w:val="none" w:sz="0" w:space="0" w:color="auto"/>
                        <w:bottom w:val="none" w:sz="0" w:space="0" w:color="auto"/>
                        <w:right w:val="none" w:sz="0" w:space="0" w:color="auto"/>
                      </w:divBdr>
                    </w:div>
                  </w:divsChild>
                </w:div>
                <w:div w:id="727724382">
                  <w:marLeft w:val="0"/>
                  <w:marRight w:val="0"/>
                  <w:marTop w:val="0"/>
                  <w:marBottom w:val="0"/>
                  <w:divBdr>
                    <w:top w:val="none" w:sz="0" w:space="0" w:color="auto"/>
                    <w:left w:val="none" w:sz="0" w:space="0" w:color="auto"/>
                    <w:bottom w:val="none" w:sz="0" w:space="0" w:color="auto"/>
                    <w:right w:val="none" w:sz="0" w:space="0" w:color="auto"/>
                  </w:divBdr>
                  <w:divsChild>
                    <w:div w:id="1100877276">
                      <w:marLeft w:val="0"/>
                      <w:marRight w:val="0"/>
                      <w:marTop w:val="0"/>
                      <w:marBottom w:val="0"/>
                      <w:divBdr>
                        <w:top w:val="none" w:sz="0" w:space="0" w:color="auto"/>
                        <w:left w:val="none" w:sz="0" w:space="0" w:color="auto"/>
                        <w:bottom w:val="none" w:sz="0" w:space="0" w:color="auto"/>
                        <w:right w:val="none" w:sz="0" w:space="0" w:color="auto"/>
                      </w:divBdr>
                    </w:div>
                  </w:divsChild>
                </w:div>
                <w:div w:id="831801884">
                  <w:marLeft w:val="0"/>
                  <w:marRight w:val="0"/>
                  <w:marTop w:val="0"/>
                  <w:marBottom w:val="0"/>
                  <w:divBdr>
                    <w:top w:val="none" w:sz="0" w:space="0" w:color="auto"/>
                    <w:left w:val="none" w:sz="0" w:space="0" w:color="auto"/>
                    <w:bottom w:val="none" w:sz="0" w:space="0" w:color="auto"/>
                    <w:right w:val="none" w:sz="0" w:space="0" w:color="auto"/>
                  </w:divBdr>
                  <w:divsChild>
                    <w:div w:id="49622581">
                      <w:marLeft w:val="0"/>
                      <w:marRight w:val="0"/>
                      <w:marTop w:val="0"/>
                      <w:marBottom w:val="0"/>
                      <w:divBdr>
                        <w:top w:val="none" w:sz="0" w:space="0" w:color="auto"/>
                        <w:left w:val="none" w:sz="0" w:space="0" w:color="auto"/>
                        <w:bottom w:val="none" w:sz="0" w:space="0" w:color="auto"/>
                        <w:right w:val="none" w:sz="0" w:space="0" w:color="auto"/>
                      </w:divBdr>
                    </w:div>
                  </w:divsChild>
                </w:div>
                <w:div w:id="914818738">
                  <w:marLeft w:val="0"/>
                  <w:marRight w:val="0"/>
                  <w:marTop w:val="0"/>
                  <w:marBottom w:val="0"/>
                  <w:divBdr>
                    <w:top w:val="none" w:sz="0" w:space="0" w:color="auto"/>
                    <w:left w:val="none" w:sz="0" w:space="0" w:color="auto"/>
                    <w:bottom w:val="none" w:sz="0" w:space="0" w:color="auto"/>
                    <w:right w:val="none" w:sz="0" w:space="0" w:color="auto"/>
                  </w:divBdr>
                  <w:divsChild>
                    <w:div w:id="1598055289">
                      <w:marLeft w:val="0"/>
                      <w:marRight w:val="0"/>
                      <w:marTop w:val="0"/>
                      <w:marBottom w:val="0"/>
                      <w:divBdr>
                        <w:top w:val="none" w:sz="0" w:space="0" w:color="auto"/>
                        <w:left w:val="none" w:sz="0" w:space="0" w:color="auto"/>
                        <w:bottom w:val="none" w:sz="0" w:space="0" w:color="auto"/>
                        <w:right w:val="none" w:sz="0" w:space="0" w:color="auto"/>
                      </w:divBdr>
                    </w:div>
                  </w:divsChild>
                </w:div>
                <w:div w:id="967320940">
                  <w:marLeft w:val="0"/>
                  <w:marRight w:val="0"/>
                  <w:marTop w:val="0"/>
                  <w:marBottom w:val="0"/>
                  <w:divBdr>
                    <w:top w:val="none" w:sz="0" w:space="0" w:color="auto"/>
                    <w:left w:val="none" w:sz="0" w:space="0" w:color="auto"/>
                    <w:bottom w:val="none" w:sz="0" w:space="0" w:color="auto"/>
                    <w:right w:val="none" w:sz="0" w:space="0" w:color="auto"/>
                  </w:divBdr>
                  <w:divsChild>
                    <w:div w:id="2092777898">
                      <w:marLeft w:val="0"/>
                      <w:marRight w:val="0"/>
                      <w:marTop w:val="0"/>
                      <w:marBottom w:val="0"/>
                      <w:divBdr>
                        <w:top w:val="none" w:sz="0" w:space="0" w:color="auto"/>
                        <w:left w:val="none" w:sz="0" w:space="0" w:color="auto"/>
                        <w:bottom w:val="none" w:sz="0" w:space="0" w:color="auto"/>
                        <w:right w:val="none" w:sz="0" w:space="0" w:color="auto"/>
                      </w:divBdr>
                    </w:div>
                  </w:divsChild>
                </w:div>
                <w:div w:id="1026977540">
                  <w:marLeft w:val="0"/>
                  <w:marRight w:val="0"/>
                  <w:marTop w:val="0"/>
                  <w:marBottom w:val="0"/>
                  <w:divBdr>
                    <w:top w:val="none" w:sz="0" w:space="0" w:color="auto"/>
                    <w:left w:val="none" w:sz="0" w:space="0" w:color="auto"/>
                    <w:bottom w:val="none" w:sz="0" w:space="0" w:color="auto"/>
                    <w:right w:val="none" w:sz="0" w:space="0" w:color="auto"/>
                  </w:divBdr>
                  <w:divsChild>
                    <w:div w:id="1362053280">
                      <w:marLeft w:val="0"/>
                      <w:marRight w:val="0"/>
                      <w:marTop w:val="0"/>
                      <w:marBottom w:val="0"/>
                      <w:divBdr>
                        <w:top w:val="none" w:sz="0" w:space="0" w:color="auto"/>
                        <w:left w:val="none" w:sz="0" w:space="0" w:color="auto"/>
                        <w:bottom w:val="none" w:sz="0" w:space="0" w:color="auto"/>
                        <w:right w:val="none" w:sz="0" w:space="0" w:color="auto"/>
                      </w:divBdr>
                    </w:div>
                  </w:divsChild>
                </w:div>
                <w:div w:id="1027100747">
                  <w:marLeft w:val="0"/>
                  <w:marRight w:val="0"/>
                  <w:marTop w:val="0"/>
                  <w:marBottom w:val="0"/>
                  <w:divBdr>
                    <w:top w:val="none" w:sz="0" w:space="0" w:color="auto"/>
                    <w:left w:val="none" w:sz="0" w:space="0" w:color="auto"/>
                    <w:bottom w:val="none" w:sz="0" w:space="0" w:color="auto"/>
                    <w:right w:val="none" w:sz="0" w:space="0" w:color="auto"/>
                  </w:divBdr>
                  <w:divsChild>
                    <w:div w:id="635719824">
                      <w:marLeft w:val="0"/>
                      <w:marRight w:val="0"/>
                      <w:marTop w:val="0"/>
                      <w:marBottom w:val="0"/>
                      <w:divBdr>
                        <w:top w:val="none" w:sz="0" w:space="0" w:color="auto"/>
                        <w:left w:val="none" w:sz="0" w:space="0" w:color="auto"/>
                        <w:bottom w:val="none" w:sz="0" w:space="0" w:color="auto"/>
                        <w:right w:val="none" w:sz="0" w:space="0" w:color="auto"/>
                      </w:divBdr>
                    </w:div>
                  </w:divsChild>
                </w:div>
                <w:div w:id="1126122361">
                  <w:marLeft w:val="0"/>
                  <w:marRight w:val="0"/>
                  <w:marTop w:val="0"/>
                  <w:marBottom w:val="0"/>
                  <w:divBdr>
                    <w:top w:val="none" w:sz="0" w:space="0" w:color="auto"/>
                    <w:left w:val="none" w:sz="0" w:space="0" w:color="auto"/>
                    <w:bottom w:val="none" w:sz="0" w:space="0" w:color="auto"/>
                    <w:right w:val="none" w:sz="0" w:space="0" w:color="auto"/>
                  </w:divBdr>
                  <w:divsChild>
                    <w:div w:id="1273783161">
                      <w:marLeft w:val="0"/>
                      <w:marRight w:val="0"/>
                      <w:marTop w:val="0"/>
                      <w:marBottom w:val="0"/>
                      <w:divBdr>
                        <w:top w:val="none" w:sz="0" w:space="0" w:color="auto"/>
                        <w:left w:val="none" w:sz="0" w:space="0" w:color="auto"/>
                        <w:bottom w:val="none" w:sz="0" w:space="0" w:color="auto"/>
                        <w:right w:val="none" w:sz="0" w:space="0" w:color="auto"/>
                      </w:divBdr>
                    </w:div>
                  </w:divsChild>
                </w:div>
                <w:div w:id="1209685542">
                  <w:marLeft w:val="0"/>
                  <w:marRight w:val="0"/>
                  <w:marTop w:val="0"/>
                  <w:marBottom w:val="0"/>
                  <w:divBdr>
                    <w:top w:val="none" w:sz="0" w:space="0" w:color="auto"/>
                    <w:left w:val="none" w:sz="0" w:space="0" w:color="auto"/>
                    <w:bottom w:val="none" w:sz="0" w:space="0" w:color="auto"/>
                    <w:right w:val="none" w:sz="0" w:space="0" w:color="auto"/>
                  </w:divBdr>
                  <w:divsChild>
                    <w:div w:id="2107262622">
                      <w:marLeft w:val="0"/>
                      <w:marRight w:val="0"/>
                      <w:marTop w:val="0"/>
                      <w:marBottom w:val="0"/>
                      <w:divBdr>
                        <w:top w:val="none" w:sz="0" w:space="0" w:color="auto"/>
                        <w:left w:val="none" w:sz="0" w:space="0" w:color="auto"/>
                        <w:bottom w:val="none" w:sz="0" w:space="0" w:color="auto"/>
                        <w:right w:val="none" w:sz="0" w:space="0" w:color="auto"/>
                      </w:divBdr>
                    </w:div>
                  </w:divsChild>
                </w:div>
                <w:div w:id="1224952375">
                  <w:marLeft w:val="0"/>
                  <w:marRight w:val="0"/>
                  <w:marTop w:val="0"/>
                  <w:marBottom w:val="0"/>
                  <w:divBdr>
                    <w:top w:val="none" w:sz="0" w:space="0" w:color="auto"/>
                    <w:left w:val="none" w:sz="0" w:space="0" w:color="auto"/>
                    <w:bottom w:val="none" w:sz="0" w:space="0" w:color="auto"/>
                    <w:right w:val="none" w:sz="0" w:space="0" w:color="auto"/>
                  </w:divBdr>
                  <w:divsChild>
                    <w:div w:id="1106313938">
                      <w:marLeft w:val="0"/>
                      <w:marRight w:val="0"/>
                      <w:marTop w:val="0"/>
                      <w:marBottom w:val="0"/>
                      <w:divBdr>
                        <w:top w:val="none" w:sz="0" w:space="0" w:color="auto"/>
                        <w:left w:val="none" w:sz="0" w:space="0" w:color="auto"/>
                        <w:bottom w:val="none" w:sz="0" w:space="0" w:color="auto"/>
                        <w:right w:val="none" w:sz="0" w:space="0" w:color="auto"/>
                      </w:divBdr>
                    </w:div>
                  </w:divsChild>
                </w:div>
                <w:div w:id="1236164511">
                  <w:marLeft w:val="0"/>
                  <w:marRight w:val="0"/>
                  <w:marTop w:val="0"/>
                  <w:marBottom w:val="0"/>
                  <w:divBdr>
                    <w:top w:val="none" w:sz="0" w:space="0" w:color="auto"/>
                    <w:left w:val="none" w:sz="0" w:space="0" w:color="auto"/>
                    <w:bottom w:val="none" w:sz="0" w:space="0" w:color="auto"/>
                    <w:right w:val="none" w:sz="0" w:space="0" w:color="auto"/>
                  </w:divBdr>
                  <w:divsChild>
                    <w:div w:id="427847489">
                      <w:marLeft w:val="0"/>
                      <w:marRight w:val="0"/>
                      <w:marTop w:val="0"/>
                      <w:marBottom w:val="0"/>
                      <w:divBdr>
                        <w:top w:val="none" w:sz="0" w:space="0" w:color="auto"/>
                        <w:left w:val="none" w:sz="0" w:space="0" w:color="auto"/>
                        <w:bottom w:val="none" w:sz="0" w:space="0" w:color="auto"/>
                        <w:right w:val="none" w:sz="0" w:space="0" w:color="auto"/>
                      </w:divBdr>
                    </w:div>
                  </w:divsChild>
                </w:div>
                <w:div w:id="1249388305">
                  <w:marLeft w:val="0"/>
                  <w:marRight w:val="0"/>
                  <w:marTop w:val="0"/>
                  <w:marBottom w:val="0"/>
                  <w:divBdr>
                    <w:top w:val="none" w:sz="0" w:space="0" w:color="auto"/>
                    <w:left w:val="none" w:sz="0" w:space="0" w:color="auto"/>
                    <w:bottom w:val="none" w:sz="0" w:space="0" w:color="auto"/>
                    <w:right w:val="none" w:sz="0" w:space="0" w:color="auto"/>
                  </w:divBdr>
                  <w:divsChild>
                    <w:div w:id="1235165185">
                      <w:marLeft w:val="0"/>
                      <w:marRight w:val="0"/>
                      <w:marTop w:val="0"/>
                      <w:marBottom w:val="0"/>
                      <w:divBdr>
                        <w:top w:val="none" w:sz="0" w:space="0" w:color="auto"/>
                        <w:left w:val="none" w:sz="0" w:space="0" w:color="auto"/>
                        <w:bottom w:val="none" w:sz="0" w:space="0" w:color="auto"/>
                        <w:right w:val="none" w:sz="0" w:space="0" w:color="auto"/>
                      </w:divBdr>
                    </w:div>
                  </w:divsChild>
                </w:div>
                <w:div w:id="1267350450">
                  <w:marLeft w:val="0"/>
                  <w:marRight w:val="0"/>
                  <w:marTop w:val="0"/>
                  <w:marBottom w:val="0"/>
                  <w:divBdr>
                    <w:top w:val="none" w:sz="0" w:space="0" w:color="auto"/>
                    <w:left w:val="none" w:sz="0" w:space="0" w:color="auto"/>
                    <w:bottom w:val="none" w:sz="0" w:space="0" w:color="auto"/>
                    <w:right w:val="none" w:sz="0" w:space="0" w:color="auto"/>
                  </w:divBdr>
                  <w:divsChild>
                    <w:div w:id="1132600284">
                      <w:marLeft w:val="0"/>
                      <w:marRight w:val="0"/>
                      <w:marTop w:val="0"/>
                      <w:marBottom w:val="0"/>
                      <w:divBdr>
                        <w:top w:val="none" w:sz="0" w:space="0" w:color="auto"/>
                        <w:left w:val="none" w:sz="0" w:space="0" w:color="auto"/>
                        <w:bottom w:val="none" w:sz="0" w:space="0" w:color="auto"/>
                        <w:right w:val="none" w:sz="0" w:space="0" w:color="auto"/>
                      </w:divBdr>
                    </w:div>
                  </w:divsChild>
                </w:div>
                <w:div w:id="1329600924">
                  <w:marLeft w:val="0"/>
                  <w:marRight w:val="0"/>
                  <w:marTop w:val="0"/>
                  <w:marBottom w:val="0"/>
                  <w:divBdr>
                    <w:top w:val="none" w:sz="0" w:space="0" w:color="auto"/>
                    <w:left w:val="none" w:sz="0" w:space="0" w:color="auto"/>
                    <w:bottom w:val="none" w:sz="0" w:space="0" w:color="auto"/>
                    <w:right w:val="none" w:sz="0" w:space="0" w:color="auto"/>
                  </w:divBdr>
                  <w:divsChild>
                    <w:div w:id="917984617">
                      <w:marLeft w:val="0"/>
                      <w:marRight w:val="0"/>
                      <w:marTop w:val="0"/>
                      <w:marBottom w:val="0"/>
                      <w:divBdr>
                        <w:top w:val="none" w:sz="0" w:space="0" w:color="auto"/>
                        <w:left w:val="none" w:sz="0" w:space="0" w:color="auto"/>
                        <w:bottom w:val="none" w:sz="0" w:space="0" w:color="auto"/>
                        <w:right w:val="none" w:sz="0" w:space="0" w:color="auto"/>
                      </w:divBdr>
                    </w:div>
                  </w:divsChild>
                </w:div>
                <w:div w:id="1445034519">
                  <w:marLeft w:val="0"/>
                  <w:marRight w:val="0"/>
                  <w:marTop w:val="0"/>
                  <w:marBottom w:val="0"/>
                  <w:divBdr>
                    <w:top w:val="none" w:sz="0" w:space="0" w:color="auto"/>
                    <w:left w:val="none" w:sz="0" w:space="0" w:color="auto"/>
                    <w:bottom w:val="none" w:sz="0" w:space="0" w:color="auto"/>
                    <w:right w:val="none" w:sz="0" w:space="0" w:color="auto"/>
                  </w:divBdr>
                  <w:divsChild>
                    <w:div w:id="934284007">
                      <w:marLeft w:val="0"/>
                      <w:marRight w:val="0"/>
                      <w:marTop w:val="0"/>
                      <w:marBottom w:val="0"/>
                      <w:divBdr>
                        <w:top w:val="none" w:sz="0" w:space="0" w:color="auto"/>
                        <w:left w:val="none" w:sz="0" w:space="0" w:color="auto"/>
                        <w:bottom w:val="none" w:sz="0" w:space="0" w:color="auto"/>
                        <w:right w:val="none" w:sz="0" w:space="0" w:color="auto"/>
                      </w:divBdr>
                    </w:div>
                  </w:divsChild>
                </w:div>
                <w:div w:id="1515027460">
                  <w:marLeft w:val="0"/>
                  <w:marRight w:val="0"/>
                  <w:marTop w:val="0"/>
                  <w:marBottom w:val="0"/>
                  <w:divBdr>
                    <w:top w:val="none" w:sz="0" w:space="0" w:color="auto"/>
                    <w:left w:val="none" w:sz="0" w:space="0" w:color="auto"/>
                    <w:bottom w:val="none" w:sz="0" w:space="0" w:color="auto"/>
                    <w:right w:val="none" w:sz="0" w:space="0" w:color="auto"/>
                  </w:divBdr>
                  <w:divsChild>
                    <w:div w:id="2144887370">
                      <w:marLeft w:val="0"/>
                      <w:marRight w:val="0"/>
                      <w:marTop w:val="0"/>
                      <w:marBottom w:val="0"/>
                      <w:divBdr>
                        <w:top w:val="none" w:sz="0" w:space="0" w:color="auto"/>
                        <w:left w:val="none" w:sz="0" w:space="0" w:color="auto"/>
                        <w:bottom w:val="none" w:sz="0" w:space="0" w:color="auto"/>
                        <w:right w:val="none" w:sz="0" w:space="0" w:color="auto"/>
                      </w:divBdr>
                    </w:div>
                  </w:divsChild>
                </w:div>
                <w:div w:id="1519079365">
                  <w:marLeft w:val="0"/>
                  <w:marRight w:val="0"/>
                  <w:marTop w:val="0"/>
                  <w:marBottom w:val="0"/>
                  <w:divBdr>
                    <w:top w:val="none" w:sz="0" w:space="0" w:color="auto"/>
                    <w:left w:val="none" w:sz="0" w:space="0" w:color="auto"/>
                    <w:bottom w:val="none" w:sz="0" w:space="0" w:color="auto"/>
                    <w:right w:val="none" w:sz="0" w:space="0" w:color="auto"/>
                  </w:divBdr>
                  <w:divsChild>
                    <w:div w:id="2036492187">
                      <w:marLeft w:val="0"/>
                      <w:marRight w:val="0"/>
                      <w:marTop w:val="0"/>
                      <w:marBottom w:val="0"/>
                      <w:divBdr>
                        <w:top w:val="none" w:sz="0" w:space="0" w:color="auto"/>
                        <w:left w:val="none" w:sz="0" w:space="0" w:color="auto"/>
                        <w:bottom w:val="none" w:sz="0" w:space="0" w:color="auto"/>
                        <w:right w:val="none" w:sz="0" w:space="0" w:color="auto"/>
                      </w:divBdr>
                    </w:div>
                  </w:divsChild>
                </w:div>
                <w:div w:id="1640726211">
                  <w:marLeft w:val="0"/>
                  <w:marRight w:val="0"/>
                  <w:marTop w:val="0"/>
                  <w:marBottom w:val="0"/>
                  <w:divBdr>
                    <w:top w:val="none" w:sz="0" w:space="0" w:color="auto"/>
                    <w:left w:val="none" w:sz="0" w:space="0" w:color="auto"/>
                    <w:bottom w:val="none" w:sz="0" w:space="0" w:color="auto"/>
                    <w:right w:val="none" w:sz="0" w:space="0" w:color="auto"/>
                  </w:divBdr>
                  <w:divsChild>
                    <w:div w:id="1274216767">
                      <w:marLeft w:val="0"/>
                      <w:marRight w:val="0"/>
                      <w:marTop w:val="0"/>
                      <w:marBottom w:val="0"/>
                      <w:divBdr>
                        <w:top w:val="none" w:sz="0" w:space="0" w:color="auto"/>
                        <w:left w:val="none" w:sz="0" w:space="0" w:color="auto"/>
                        <w:bottom w:val="none" w:sz="0" w:space="0" w:color="auto"/>
                        <w:right w:val="none" w:sz="0" w:space="0" w:color="auto"/>
                      </w:divBdr>
                    </w:div>
                  </w:divsChild>
                </w:div>
                <w:div w:id="1646079028">
                  <w:marLeft w:val="0"/>
                  <w:marRight w:val="0"/>
                  <w:marTop w:val="0"/>
                  <w:marBottom w:val="0"/>
                  <w:divBdr>
                    <w:top w:val="none" w:sz="0" w:space="0" w:color="auto"/>
                    <w:left w:val="none" w:sz="0" w:space="0" w:color="auto"/>
                    <w:bottom w:val="none" w:sz="0" w:space="0" w:color="auto"/>
                    <w:right w:val="none" w:sz="0" w:space="0" w:color="auto"/>
                  </w:divBdr>
                  <w:divsChild>
                    <w:div w:id="420879448">
                      <w:marLeft w:val="0"/>
                      <w:marRight w:val="0"/>
                      <w:marTop w:val="0"/>
                      <w:marBottom w:val="0"/>
                      <w:divBdr>
                        <w:top w:val="none" w:sz="0" w:space="0" w:color="auto"/>
                        <w:left w:val="none" w:sz="0" w:space="0" w:color="auto"/>
                        <w:bottom w:val="none" w:sz="0" w:space="0" w:color="auto"/>
                        <w:right w:val="none" w:sz="0" w:space="0" w:color="auto"/>
                      </w:divBdr>
                    </w:div>
                  </w:divsChild>
                </w:div>
                <w:div w:id="1666515513">
                  <w:marLeft w:val="0"/>
                  <w:marRight w:val="0"/>
                  <w:marTop w:val="0"/>
                  <w:marBottom w:val="0"/>
                  <w:divBdr>
                    <w:top w:val="none" w:sz="0" w:space="0" w:color="auto"/>
                    <w:left w:val="none" w:sz="0" w:space="0" w:color="auto"/>
                    <w:bottom w:val="none" w:sz="0" w:space="0" w:color="auto"/>
                    <w:right w:val="none" w:sz="0" w:space="0" w:color="auto"/>
                  </w:divBdr>
                  <w:divsChild>
                    <w:div w:id="442504813">
                      <w:marLeft w:val="0"/>
                      <w:marRight w:val="0"/>
                      <w:marTop w:val="0"/>
                      <w:marBottom w:val="0"/>
                      <w:divBdr>
                        <w:top w:val="none" w:sz="0" w:space="0" w:color="auto"/>
                        <w:left w:val="none" w:sz="0" w:space="0" w:color="auto"/>
                        <w:bottom w:val="none" w:sz="0" w:space="0" w:color="auto"/>
                        <w:right w:val="none" w:sz="0" w:space="0" w:color="auto"/>
                      </w:divBdr>
                    </w:div>
                  </w:divsChild>
                </w:div>
                <w:div w:id="1698852529">
                  <w:marLeft w:val="0"/>
                  <w:marRight w:val="0"/>
                  <w:marTop w:val="0"/>
                  <w:marBottom w:val="0"/>
                  <w:divBdr>
                    <w:top w:val="none" w:sz="0" w:space="0" w:color="auto"/>
                    <w:left w:val="none" w:sz="0" w:space="0" w:color="auto"/>
                    <w:bottom w:val="none" w:sz="0" w:space="0" w:color="auto"/>
                    <w:right w:val="none" w:sz="0" w:space="0" w:color="auto"/>
                  </w:divBdr>
                  <w:divsChild>
                    <w:div w:id="1873418735">
                      <w:marLeft w:val="0"/>
                      <w:marRight w:val="0"/>
                      <w:marTop w:val="0"/>
                      <w:marBottom w:val="0"/>
                      <w:divBdr>
                        <w:top w:val="none" w:sz="0" w:space="0" w:color="auto"/>
                        <w:left w:val="none" w:sz="0" w:space="0" w:color="auto"/>
                        <w:bottom w:val="none" w:sz="0" w:space="0" w:color="auto"/>
                        <w:right w:val="none" w:sz="0" w:space="0" w:color="auto"/>
                      </w:divBdr>
                    </w:div>
                  </w:divsChild>
                </w:div>
                <w:div w:id="1713188275">
                  <w:marLeft w:val="0"/>
                  <w:marRight w:val="0"/>
                  <w:marTop w:val="0"/>
                  <w:marBottom w:val="0"/>
                  <w:divBdr>
                    <w:top w:val="none" w:sz="0" w:space="0" w:color="auto"/>
                    <w:left w:val="none" w:sz="0" w:space="0" w:color="auto"/>
                    <w:bottom w:val="none" w:sz="0" w:space="0" w:color="auto"/>
                    <w:right w:val="none" w:sz="0" w:space="0" w:color="auto"/>
                  </w:divBdr>
                  <w:divsChild>
                    <w:div w:id="1044251801">
                      <w:marLeft w:val="0"/>
                      <w:marRight w:val="0"/>
                      <w:marTop w:val="0"/>
                      <w:marBottom w:val="0"/>
                      <w:divBdr>
                        <w:top w:val="none" w:sz="0" w:space="0" w:color="auto"/>
                        <w:left w:val="none" w:sz="0" w:space="0" w:color="auto"/>
                        <w:bottom w:val="none" w:sz="0" w:space="0" w:color="auto"/>
                        <w:right w:val="none" w:sz="0" w:space="0" w:color="auto"/>
                      </w:divBdr>
                    </w:div>
                  </w:divsChild>
                </w:div>
                <w:div w:id="1747726233">
                  <w:marLeft w:val="0"/>
                  <w:marRight w:val="0"/>
                  <w:marTop w:val="0"/>
                  <w:marBottom w:val="0"/>
                  <w:divBdr>
                    <w:top w:val="none" w:sz="0" w:space="0" w:color="auto"/>
                    <w:left w:val="none" w:sz="0" w:space="0" w:color="auto"/>
                    <w:bottom w:val="none" w:sz="0" w:space="0" w:color="auto"/>
                    <w:right w:val="none" w:sz="0" w:space="0" w:color="auto"/>
                  </w:divBdr>
                  <w:divsChild>
                    <w:div w:id="146287972">
                      <w:marLeft w:val="0"/>
                      <w:marRight w:val="0"/>
                      <w:marTop w:val="0"/>
                      <w:marBottom w:val="0"/>
                      <w:divBdr>
                        <w:top w:val="none" w:sz="0" w:space="0" w:color="auto"/>
                        <w:left w:val="none" w:sz="0" w:space="0" w:color="auto"/>
                        <w:bottom w:val="none" w:sz="0" w:space="0" w:color="auto"/>
                        <w:right w:val="none" w:sz="0" w:space="0" w:color="auto"/>
                      </w:divBdr>
                    </w:div>
                  </w:divsChild>
                </w:div>
                <w:div w:id="1758670683">
                  <w:marLeft w:val="0"/>
                  <w:marRight w:val="0"/>
                  <w:marTop w:val="0"/>
                  <w:marBottom w:val="0"/>
                  <w:divBdr>
                    <w:top w:val="none" w:sz="0" w:space="0" w:color="auto"/>
                    <w:left w:val="none" w:sz="0" w:space="0" w:color="auto"/>
                    <w:bottom w:val="none" w:sz="0" w:space="0" w:color="auto"/>
                    <w:right w:val="none" w:sz="0" w:space="0" w:color="auto"/>
                  </w:divBdr>
                  <w:divsChild>
                    <w:div w:id="926185833">
                      <w:marLeft w:val="0"/>
                      <w:marRight w:val="0"/>
                      <w:marTop w:val="0"/>
                      <w:marBottom w:val="0"/>
                      <w:divBdr>
                        <w:top w:val="none" w:sz="0" w:space="0" w:color="auto"/>
                        <w:left w:val="none" w:sz="0" w:space="0" w:color="auto"/>
                        <w:bottom w:val="none" w:sz="0" w:space="0" w:color="auto"/>
                        <w:right w:val="none" w:sz="0" w:space="0" w:color="auto"/>
                      </w:divBdr>
                    </w:div>
                  </w:divsChild>
                </w:div>
                <w:div w:id="1777023702">
                  <w:marLeft w:val="0"/>
                  <w:marRight w:val="0"/>
                  <w:marTop w:val="0"/>
                  <w:marBottom w:val="0"/>
                  <w:divBdr>
                    <w:top w:val="none" w:sz="0" w:space="0" w:color="auto"/>
                    <w:left w:val="none" w:sz="0" w:space="0" w:color="auto"/>
                    <w:bottom w:val="none" w:sz="0" w:space="0" w:color="auto"/>
                    <w:right w:val="none" w:sz="0" w:space="0" w:color="auto"/>
                  </w:divBdr>
                  <w:divsChild>
                    <w:div w:id="1167524046">
                      <w:marLeft w:val="0"/>
                      <w:marRight w:val="0"/>
                      <w:marTop w:val="0"/>
                      <w:marBottom w:val="0"/>
                      <w:divBdr>
                        <w:top w:val="none" w:sz="0" w:space="0" w:color="auto"/>
                        <w:left w:val="none" w:sz="0" w:space="0" w:color="auto"/>
                        <w:bottom w:val="none" w:sz="0" w:space="0" w:color="auto"/>
                        <w:right w:val="none" w:sz="0" w:space="0" w:color="auto"/>
                      </w:divBdr>
                    </w:div>
                  </w:divsChild>
                </w:div>
                <w:div w:id="1800876082">
                  <w:marLeft w:val="0"/>
                  <w:marRight w:val="0"/>
                  <w:marTop w:val="0"/>
                  <w:marBottom w:val="0"/>
                  <w:divBdr>
                    <w:top w:val="none" w:sz="0" w:space="0" w:color="auto"/>
                    <w:left w:val="none" w:sz="0" w:space="0" w:color="auto"/>
                    <w:bottom w:val="none" w:sz="0" w:space="0" w:color="auto"/>
                    <w:right w:val="none" w:sz="0" w:space="0" w:color="auto"/>
                  </w:divBdr>
                  <w:divsChild>
                    <w:div w:id="102696156">
                      <w:marLeft w:val="0"/>
                      <w:marRight w:val="0"/>
                      <w:marTop w:val="0"/>
                      <w:marBottom w:val="0"/>
                      <w:divBdr>
                        <w:top w:val="none" w:sz="0" w:space="0" w:color="auto"/>
                        <w:left w:val="none" w:sz="0" w:space="0" w:color="auto"/>
                        <w:bottom w:val="none" w:sz="0" w:space="0" w:color="auto"/>
                        <w:right w:val="none" w:sz="0" w:space="0" w:color="auto"/>
                      </w:divBdr>
                    </w:div>
                  </w:divsChild>
                </w:div>
                <w:div w:id="1849907387">
                  <w:marLeft w:val="0"/>
                  <w:marRight w:val="0"/>
                  <w:marTop w:val="0"/>
                  <w:marBottom w:val="0"/>
                  <w:divBdr>
                    <w:top w:val="none" w:sz="0" w:space="0" w:color="auto"/>
                    <w:left w:val="none" w:sz="0" w:space="0" w:color="auto"/>
                    <w:bottom w:val="none" w:sz="0" w:space="0" w:color="auto"/>
                    <w:right w:val="none" w:sz="0" w:space="0" w:color="auto"/>
                  </w:divBdr>
                  <w:divsChild>
                    <w:div w:id="381058707">
                      <w:marLeft w:val="0"/>
                      <w:marRight w:val="0"/>
                      <w:marTop w:val="0"/>
                      <w:marBottom w:val="0"/>
                      <w:divBdr>
                        <w:top w:val="none" w:sz="0" w:space="0" w:color="auto"/>
                        <w:left w:val="none" w:sz="0" w:space="0" w:color="auto"/>
                        <w:bottom w:val="none" w:sz="0" w:space="0" w:color="auto"/>
                        <w:right w:val="none" w:sz="0" w:space="0" w:color="auto"/>
                      </w:divBdr>
                    </w:div>
                  </w:divsChild>
                </w:div>
                <w:div w:id="1931966363">
                  <w:marLeft w:val="0"/>
                  <w:marRight w:val="0"/>
                  <w:marTop w:val="0"/>
                  <w:marBottom w:val="0"/>
                  <w:divBdr>
                    <w:top w:val="none" w:sz="0" w:space="0" w:color="auto"/>
                    <w:left w:val="none" w:sz="0" w:space="0" w:color="auto"/>
                    <w:bottom w:val="none" w:sz="0" w:space="0" w:color="auto"/>
                    <w:right w:val="none" w:sz="0" w:space="0" w:color="auto"/>
                  </w:divBdr>
                  <w:divsChild>
                    <w:div w:id="1153840201">
                      <w:marLeft w:val="0"/>
                      <w:marRight w:val="0"/>
                      <w:marTop w:val="0"/>
                      <w:marBottom w:val="0"/>
                      <w:divBdr>
                        <w:top w:val="none" w:sz="0" w:space="0" w:color="auto"/>
                        <w:left w:val="none" w:sz="0" w:space="0" w:color="auto"/>
                        <w:bottom w:val="none" w:sz="0" w:space="0" w:color="auto"/>
                        <w:right w:val="none" w:sz="0" w:space="0" w:color="auto"/>
                      </w:divBdr>
                    </w:div>
                  </w:divsChild>
                </w:div>
                <w:div w:id="2102143757">
                  <w:marLeft w:val="0"/>
                  <w:marRight w:val="0"/>
                  <w:marTop w:val="0"/>
                  <w:marBottom w:val="0"/>
                  <w:divBdr>
                    <w:top w:val="none" w:sz="0" w:space="0" w:color="auto"/>
                    <w:left w:val="none" w:sz="0" w:space="0" w:color="auto"/>
                    <w:bottom w:val="none" w:sz="0" w:space="0" w:color="auto"/>
                    <w:right w:val="none" w:sz="0" w:space="0" w:color="auto"/>
                  </w:divBdr>
                  <w:divsChild>
                    <w:div w:id="530536591">
                      <w:marLeft w:val="0"/>
                      <w:marRight w:val="0"/>
                      <w:marTop w:val="0"/>
                      <w:marBottom w:val="0"/>
                      <w:divBdr>
                        <w:top w:val="none" w:sz="0" w:space="0" w:color="auto"/>
                        <w:left w:val="none" w:sz="0" w:space="0" w:color="auto"/>
                        <w:bottom w:val="none" w:sz="0" w:space="0" w:color="auto"/>
                        <w:right w:val="none" w:sz="0" w:space="0" w:color="auto"/>
                      </w:divBdr>
                    </w:div>
                  </w:divsChild>
                </w:div>
                <w:div w:id="2124029563">
                  <w:marLeft w:val="0"/>
                  <w:marRight w:val="0"/>
                  <w:marTop w:val="0"/>
                  <w:marBottom w:val="0"/>
                  <w:divBdr>
                    <w:top w:val="none" w:sz="0" w:space="0" w:color="auto"/>
                    <w:left w:val="none" w:sz="0" w:space="0" w:color="auto"/>
                    <w:bottom w:val="none" w:sz="0" w:space="0" w:color="auto"/>
                    <w:right w:val="none" w:sz="0" w:space="0" w:color="auto"/>
                  </w:divBdr>
                  <w:divsChild>
                    <w:div w:id="667712924">
                      <w:marLeft w:val="0"/>
                      <w:marRight w:val="0"/>
                      <w:marTop w:val="0"/>
                      <w:marBottom w:val="0"/>
                      <w:divBdr>
                        <w:top w:val="none" w:sz="0" w:space="0" w:color="auto"/>
                        <w:left w:val="none" w:sz="0" w:space="0" w:color="auto"/>
                        <w:bottom w:val="none" w:sz="0" w:space="0" w:color="auto"/>
                        <w:right w:val="none" w:sz="0" w:space="0" w:color="auto"/>
                      </w:divBdr>
                    </w:div>
                  </w:divsChild>
                </w:div>
                <w:div w:id="2139907340">
                  <w:marLeft w:val="0"/>
                  <w:marRight w:val="0"/>
                  <w:marTop w:val="0"/>
                  <w:marBottom w:val="0"/>
                  <w:divBdr>
                    <w:top w:val="none" w:sz="0" w:space="0" w:color="auto"/>
                    <w:left w:val="none" w:sz="0" w:space="0" w:color="auto"/>
                    <w:bottom w:val="none" w:sz="0" w:space="0" w:color="auto"/>
                    <w:right w:val="none" w:sz="0" w:space="0" w:color="auto"/>
                  </w:divBdr>
                  <w:divsChild>
                    <w:div w:id="13667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877846">
      <w:bodyDiv w:val="1"/>
      <w:marLeft w:val="0"/>
      <w:marRight w:val="0"/>
      <w:marTop w:val="0"/>
      <w:marBottom w:val="0"/>
      <w:divBdr>
        <w:top w:val="none" w:sz="0" w:space="0" w:color="auto"/>
        <w:left w:val="none" w:sz="0" w:space="0" w:color="auto"/>
        <w:bottom w:val="none" w:sz="0" w:space="0" w:color="auto"/>
        <w:right w:val="none" w:sz="0" w:space="0" w:color="auto"/>
      </w:divBdr>
      <w:divsChild>
        <w:div w:id="820535683">
          <w:marLeft w:val="0"/>
          <w:marRight w:val="0"/>
          <w:marTop w:val="0"/>
          <w:marBottom w:val="0"/>
          <w:divBdr>
            <w:top w:val="none" w:sz="0" w:space="0" w:color="auto"/>
            <w:left w:val="none" w:sz="0" w:space="0" w:color="auto"/>
            <w:bottom w:val="none" w:sz="0" w:space="0" w:color="auto"/>
            <w:right w:val="none" w:sz="0" w:space="0" w:color="auto"/>
          </w:divBdr>
          <w:divsChild>
            <w:div w:id="460390758">
              <w:marLeft w:val="0"/>
              <w:marRight w:val="0"/>
              <w:marTop w:val="0"/>
              <w:marBottom w:val="0"/>
              <w:divBdr>
                <w:top w:val="none" w:sz="0" w:space="0" w:color="auto"/>
                <w:left w:val="none" w:sz="0" w:space="0" w:color="auto"/>
                <w:bottom w:val="none" w:sz="0" w:space="0" w:color="auto"/>
                <w:right w:val="none" w:sz="0" w:space="0" w:color="auto"/>
              </w:divBdr>
              <w:divsChild>
                <w:div w:id="606158916">
                  <w:marLeft w:val="0"/>
                  <w:marRight w:val="0"/>
                  <w:marTop w:val="0"/>
                  <w:marBottom w:val="0"/>
                  <w:divBdr>
                    <w:top w:val="none" w:sz="0" w:space="0" w:color="auto"/>
                    <w:left w:val="none" w:sz="0" w:space="0" w:color="auto"/>
                    <w:bottom w:val="none" w:sz="0" w:space="0" w:color="auto"/>
                    <w:right w:val="none" w:sz="0" w:space="0" w:color="auto"/>
                  </w:divBdr>
                  <w:divsChild>
                    <w:div w:id="125509828">
                      <w:marLeft w:val="0"/>
                      <w:marRight w:val="0"/>
                      <w:marTop w:val="0"/>
                      <w:marBottom w:val="0"/>
                      <w:divBdr>
                        <w:top w:val="none" w:sz="0" w:space="0" w:color="auto"/>
                        <w:left w:val="none" w:sz="0" w:space="0" w:color="auto"/>
                        <w:bottom w:val="none" w:sz="0" w:space="0" w:color="auto"/>
                        <w:right w:val="none" w:sz="0" w:space="0" w:color="auto"/>
                      </w:divBdr>
                      <w:divsChild>
                        <w:div w:id="519710503">
                          <w:marLeft w:val="0"/>
                          <w:marRight w:val="0"/>
                          <w:marTop w:val="0"/>
                          <w:marBottom w:val="0"/>
                          <w:divBdr>
                            <w:top w:val="none" w:sz="0" w:space="0" w:color="auto"/>
                            <w:left w:val="none" w:sz="0" w:space="0" w:color="auto"/>
                            <w:bottom w:val="none" w:sz="0" w:space="0" w:color="auto"/>
                            <w:right w:val="none" w:sz="0" w:space="0" w:color="auto"/>
                          </w:divBdr>
                        </w:div>
                      </w:divsChild>
                    </w:div>
                    <w:div w:id="599877499">
                      <w:marLeft w:val="0"/>
                      <w:marRight w:val="0"/>
                      <w:marTop w:val="0"/>
                      <w:marBottom w:val="0"/>
                      <w:divBdr>
                        <w:top w:val="none" w:sz="0" w:space="0" w:color="auto"/>
                        <w:left w:val="none" w:sz="0" w:space="0" w:color="auto"/>
                        <w:bottom w:val="none" w:sz="0" w:space="0" w:color="auto"/>
                        <w:right w:val="none" w:sz="0" w:space="0" w:color="auto"/>
                      </w:divBdr>
                      <w:divsChild>
                        <w:div w:id="1670710880">
                          <w:marLeft w:val="0"/>
                          <w:marRight w:val="0"/>
                          <w:marTop w:val="0"/>
                          <w:marBottom w:val="0"/>
                          <w:divBdr>
                            <w:top w:val="none" w:sz="0" w:space="0" w:color="auto"/>
                            <w:left w:val="none" w:sz="0" w:space="0" w:color="auto"/>
                            <w:bottom w:val="none" w:sz="0" w:space="0" w:color="auto"/>
                            <w:right w:val="none" w:sz="0" w:space="0" w:color="auto"/>
                          </w:divBdr>
                        </w:div>
                      </w:divsChild>
                    </w:div>
                    <w:div w:id="930312307">
                      <w:marLeft w:val="0"/>
                      <w:marRight w:val="0"/>
                      <w:marTop w:val="0"/>
                      <w:marBottom w:val="0"/>
                      <w:divBdr>
                        <w:top w:val="none" w:sz="0" w:space="0" w:color="auto"/>
                        <w:left w:val="none" w:sz="0" w:space="0" w:color="auto"/>
                        <w:bottom w:val="none" w:sz="0" w:space="0" w:color="auto"/>
                        <w:right w:val="none" w:sz="0" w:space="0" w:color="auto"/>
                      </w:divBdr>
                      <w:divsChild>
                        <w:div w:id="15932119">
                          <w:marLeft w:val="0"/>
                          <w:marRight w:val="0"/>
                          <w:marTop w:val="0"/>
                          <w:marBottom w:val="0"/>
                          <w:divBdr>
                            <w:top w:val="none" w:sz="0" w:space="0" w:color="auto"/>
                            <w:left w:val="none" w:sz="0" w:space="0" w:color="auto"/>
                            <w:bottom w:val="none" w:sz="0" w:space="0" w:color="auto"/>
                            <w:right w:val="none" w:sz="0" w:space="0" w:color="auto"/>
                          </w:divBdr>
                        </w:div>
                      </w:divsChild>
                    </w:div>
                    <w:div w:id="1263799017">
                      <w:marLeft w:val="0"/>
                      <w:marRight w:val="0"/>
                      <w:marTop w:val="0"/>
                      <w:marBottom w:val="0"/>
                      <w:divBdr>
                        <w:top w:val="none" w:sz="0" w:space="0" w:color="auto"/>
                        <w:left w:val="none" w:sz="0" w:space="0" w:color="auto"/>
                        <w:bottom w:val="none" w:sz="0" w:space="0" w:color="auto"/>
                        <w:right w:val="none" w:sz="0" w:space="0" w:color="auto"/>
                      </w:divBdr>
                      <w:divsChild>
                        <w:div w:id="1437336014">
                          <w:marLeft w:val="0"/>
                          <w:marRight w:val="0"/>
                          <w:marTop w:val="0"/>
                          <w:marBottom w:val="0"/>
                          <w:divBdr>
                            <w:top w:val="none" w:sz="0" w:space="0" w:color="auto"/>
                            <w:left w:val="none" w:sz="0" w:space="0" w:color="auto"/>
                            <w:bottom w:val="none" w:sz="0" w:space="0" w:color="auto"/>
                            <w:right w:val="none" w:sz="0" w:space="0" w:color="auto"/>
                          </w:divBdr>
                        </w:div>
                      </w:divsChild>
                    </w:div>
                    <w:div w:id="1879932712">
                      <w:marLeft w:val="0"/>
                      <w:marRight w:val="0"/>
                      <w:marTop w:val="0"/>
                      <w:marBottom w:val="0"/>
                      <w:divBdr>
                        <w:top w:val="none" w:sz="0" w:space="0" w:color="auto"/>
                        <w:left w:val="none" w:sz="0" w:space="0" w:color="auto"/>
                        <w:bottom w:val="none" w:sz="0" w:space="0" w:color="auto"/>
                        <w:right w:val="none" w:sz="0" w:space="0" w:color="auto"/>
                      </w:divBdr>
                      <w:divsChild>
                        <w:div w:id="384183271">
                          <w:marLeft w:val="0"/>
                          <w:marRight w:val="0"/>
                          <w:marTop w:val="0"/>
                          <w:marBottom w:val="0"/>
                          <w:divBdr>
                            <w:top w:val="none" w:sz="0" w:space="0" w:color="auto"/>
                            <w:left w:val="none" w:sz="0" w:space="0" w:color="auto"/>
                            <w:bottom w:val="none" w:sz="0" w:space="0" w:color="auto"/>
                            <w:right w:val="none" w:sz="0" w:space="0" w:color="auto"/>
                          </w:divBdr>
                        </w:div>
                        <w:div w:id="1660499194">
                          <w:marLeft w:val="0"/>
                          <w:marRight w:val="0"/>
                          <w:marTop w:val="0"/>
                          <w:marBottom w:val="0"/>
                          <w:divBdr>
                            <w:top w:val="none" w:sz="0" w:space="0" w:color="auto"/>
                            <w:left w:val="none" w:sz="0" w:space="0" w:color="auto"/>
                            <w:bottom w:val="none" w:sz="0" w:space="0" w:color="auto"/>
                            <w:right w:val="none" w:sz="0" w:space="0" w:color="auto"/>
                          </w:divBdr>
                        </w:div>
                        <w:div w:id="1901284975">
                          <w:marLeft w:val="0"/>
                          <w:marRight w:val="0"/>
                          <w:marTop w:val="0"/>
                          <w:marBottom w:val="0"/>
                          <w:divBdr>
                            <w:top w:val="none" w:sz="0" w:space="0" w:color="auto"/>
                            <w:left w:val="none" w:sz="0" w:space="0" w:color="auto"/>
                            <w:bottom w:val="none" w:sz="0" w:space="0" w:color="auto"/>
                            <w:right w:val="none" w:sz="0" w:space="0" w:color="auto"/>
                          </w:divBdr>
                        </w:div>
                      </w:divsChild>
                    </w:div>
                    <w:div w:id="2135902305">
                      <w:marLeft w:val="0"/>
                      <w:marRight w:val="0"/>
                      <w:marTop w:val="0"/>
                      <w:marBottom w:val="0"/>
                      <w:divBdr>
                        <w:top w:val="none" w:sz="0" w:space="0" w:color="auto"/>
                        <w:left w:val="none" w:sz="0" w:space="0" w:color="auto"/>
                        <w:bottom w:val="none" w:sz="0" w:space="0" w:color="auto"/>
                        <w:right w:val="none" w:sz="0" w:space="0" w:color="auto"/>
                      </w:divBdr>
                      <w:divsChild>
                        <w:div w:id="4670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01881">
      <w:bodyDiv w:val="1"/>
      <w:marLeft w:val="0"/>
      <w:marRight w:val="0"/>
      <w:marTop w:val="0"/>
      <w:marBottom w:val="0"/>
      <w:divBdr>
        <w:top w:val="none" w:sz="0" w:space="0" w:color="auto"/>
        <w:left w:val="none" w:sz="0" w:space="0" w:color="auto"/>
        <w:bottom w:val="none" w:sz="0" w:space="0" w:color="auto"/>
        <w:right w:val="none" w:sz="0" w:space="0" w:color="auto"/>
      </w:divBdr>
    </w:div>
    <w:div w:id="307785391">
      <w:bodyDiv w:val="1"/>
      <w:marLeft w:val="0"/>
      <w:marRight w:val="0"/>
      <w:marTop w:val="0"/>
      <w:marBottom w:val="0"/>
      <w:divBdr>
        <w:top w:val="none" w:sz="0" w:space="0" w:color="auto"/>
        <w:left w:val="none" w:sz="0" w:space="0" w:color="auto"/>
        <w:bottom w:val="none" w:sz="0" w:space="0" w:color="auto"/>
        <w:right w:val="none" w:sz="0" w:space="0" w:color="auto"/>
      </w:divBdr>
    </w:div>
    <w:div w:id="313418041">
      <w:bodyDiv w:val="1"/>
      <w:marLeft w:val="0"/>
      <w:marRight w:val="0"/>
      <w:marTop w:val="0"/>
      <w:marBottom w:val="0"/>
      <w:divBdr>
        <w:top w:val="none" w:sz="0" w:space="0" w:color="auto"/>
        <w:left w:val="none" w:sz="0" w:space="0" w:color="auto"/>
        <w:bottom w:val="none" w:sz="0" w:space="0" w:color="auto"/>
        <w:right w:val="none" w:sz="0" w:space="0" w:color="auto"/>
      </w:divBdr>
    </w:div>
    <w:div w:id="335815011">
      <w:bodyDiv w:val="1"/>
      <w:marLeft w:val="0"/>
      <w:marRight w:val="0"/>
      <w:marTop w:val="0"/>
      <w:marBottom w:val="0"/>
      <w:divBdr>
        <w:top w:val="none" w:sz="0" w:space="0" w:color="auto"/>
        <w:left w:val="none" w:sz="0" w:space="0" w:color="auto"/>
        <w:bottom w:val="none" w:sz="0" w:space="0" w:color="auto"/>
        <w:right w:val="none" w:sz="0" w:space="0" w:color="auto"/>
      </w:divBdr>
    </w:div>
    <w:div w:id="360936452">
      <w:bodyDiv w:val="1"/>
      <w:marLeft w:val="0"/>
      <w:marRight w:val="0"/>
      <w:marTop w:val="0"/>
      <w:marBottom w:val="0"/>
      <w:divBdr>
        <w:top w:val="none" w:sz="0" w:space="0" w:color="auto"/>
        <w:left w:val="none" w:sz="0" w:space="0" w:color="auto"/>
        <w:bottom w:val="none" w:sz="0" w:space="0" w:color="auto"/>
        <w:right w:val="none" w:sz="0" w:space="0" w:color="auto"/>
      </w:divBdr>
    </w:div>
    <w:div w:id="460616888">
      <w:bodyDiv w:val="1"/>
      <w:marLeft w:val="0"/>
      <w:marRight w:val="0"/>
      <w:marTop w:val="0"/>
      <w:marBottom w:val="0"/>
      <w:divBdr>
        <w:top w:val="none" w:sz="0" w:space="0" w:color="auto"/>
        <w:left w:val="none" w:sz="0" w:space="0" w:color="auto"/>
        <w:bottom w:val="none" w:sz="0" w:space="0" w:color="auto"/>
        <w:right w:val="none" w:sz="0" w:space="0" w:color="auto"/>
      </w:divBdr>
    </w:div>
    <w:div w:id="465897439">
      <w:bodyDiv w:val="1"/>
      <w:marLeft w:val="0"/>
      <w:marRight w:val="0"/>
      <w:marTop w:val="0"/>
      <w:marBottom w:val="0"/>
      <w:divBdr>
        <w:top w:val="none" w:sz="0" w:space="0" w:color="auto"/>
        <w:left w:val="none" w:sz="0" w:space="0" w:color="auto"/>
        <w:bottom w:val="none" w:sz="0" w:space="0" w:color="auto"/>
        <w:right w:val="none" w:sz="0" w:space="0" w:color="auto"/>
      </w:divBdr>
    </w:div>
    <w:div w:id="496648601">
      <w:bodyDiv w:val="1"/>
      <w:marLeft w:val="0"/>
      <w:marRight w:val="0"/>
      <w:marTop w:val="0"/>
      <w:marBottom w:val="0"/>
      <w:divBdr>
        <w:top w:val="none" w:sz="0" w:space="0" w:color="auto"/>
        <w:left w:val="none" w:sz="0" w:space="0" w:color="auto"/>
        <w:bottom w:val="none" w:sz="0" w:space="0" w:color="auto"/>
        <w:right w:val="none" w:sz="0" w:space="0" w:color="auto"/>
      </w:divBdr>
      <w:divsChild>
        <w:div w:id="52002051">
          <w:marLeft w:val="0"/>
          <w:marRight w:val="0"/>
          <w:marTop w:val="0"/>
          <w:marBottom w:val="0"/>
          <w:divBdr>
            <w:top w:val="none" w:sz="0" w:space="0" w:color="auto"/>
            <w:left w:val="none" w:sz="0" w:space="0" w:color="auto"/>
            <w:bottom w:val="none" w:sz="0" w:space="0" w:color="auto"/>
            <w:right w:val="none" w:sz="0" w:space="0" w:color="auto"/>
          </w:divBdr>
        </w:div>
        <w:div w:id="487862937">
          <w:marLeft w:val="0"/>
          <w:marRight w:val="0"/>
          <w:marTop w:val="0"/>
          <w:marBottom w:val="0"/>
          <w:divBdr>
            <w:top w:val="none" w:sz="0" w:space="0" w:color="auto"/>
            <w:left w:val="none" w:sz="0" w:space="0" w:color="auto"/>
            <w:bottom w:val="none" w:sz="0" w:space="0" w:color="auto"/>
            <w:right w:val="none" w:sz="0" w:space="0" w:color="auto"/>
          </w:divBdr>
        </w:div>
        <w:div w:id="523639112">
          <w:marLeft w:val="0"/>
          <w:marRight w:val="0"/>
          <w:marTop w:val="0"/>
          <w:marBottom w:val="0"/>
          <w:divBdr>
            <w:top w:val="none" w:sz="0" w:space="0" w:color="auto"/>
            <w:left w:val="none" w:sz="0" w:space="0" w:color="auto"/>
            <w:bottom w:val="none" w:sz="0" w:space="0" w:color="auto"/>
            <w:right w:val="none" w:sz="0" w:space="0" w:color="auto"/>
          </w:divBdr>
        </w:div>
        <w:div w:id="609051882">
          <w:marLeft w:val="0"/>
          <w:marRight w:val="0"/>
          <w:marTop w:val="0"/>
          <w:marBottom w:val="0"/>
          <w:divBdr>
            <w:top w:val="none" w:sz="0" w:space="0" w:color="auto"/>
            <w:left w:val="none" w:sz="0" w:space="0" w:color="auto"/>
            <w:bottom w:val="none" w:sz="0" w:space="0" w:color="auto"/>
            <w:right w:val="none" w:sz="0" w:space="0" w:color="auto"/>
          </w:divBdr>
        </w:div>
        <w:div w:id="730732928">
          <w:marLeft w:val="0"/>
          <w:marRight w:val="0"/>
          <w:marTop w:val="0"/>
          <w:marBottom w:val="0"/>
          <w:divBdr>
            <w:top w:val="none" w:sz="0" w:space="0" w:color="auto"/>
            <w:left w:val="none" w:sz="0" w:space="0" w:color="auto"/>
            <w:bottom w:val="none" w:sz="0" w:space="0" w:color="auto"/>
            <w:right w:val="none" w:sz="0" w:space="0" w:color="auto"/>
          </w:divBdr>
        </w:div>
        <w:div w:id="987317598">
          <w:marLeft w:val="0"/>
          <w:marRight w:val="0"/>
          <w:marTop w:val="0"/>
          <w:marBottom w:val="0"/>
          <w:divBdr>
            <w:top w:val="none" w:sz="0" w:space="0" w:color="auto"/>
            <w:left w:val="none" w:sz="0" w:space="0" w:color="auto"/>
            <w:bottom w:val="none" w:sz="0" w:space="0" w:color="auto"/>
            <w:right w:val="none" w:sz="0" w:space="0" w:color="auto"/>
          </w:divBdr>
        </w:div>
        <w:div w:id="1128015662">
          <w:marLeft w:val="0"/>
          <w:marRight w:val="0"/>
          <w:marTop w:val="0"/>
          <w:marBottom w:val="0"/>
          <w:divBdr>
            <w:top w:val="none" w:sz="0" w:space="0" w:color="auto"/>
            <w:left w:val="none" w:sz="0" w:space="0" w:color="auto"/>
            <w:bottom w:val="none" w:sz="0" w:space="0" w:color="auto"/>
            <w:right w:val="none" w:sz="0" w:space="0" w:color="auto"/>
          </w:divBdr>
        </w:div>
        <w:div w:id="1388189597">
          <w:marLeft w:val="0"/>
          <w:marRight w:val="0"/>
          <w:marTop w:val="0"/>
          <w:marBottom w:val="0"/>
          <w:divBdr>
            <w:top w:val="none" w:sz="0" w:space="0" w:color="auto"/>
            <w:left w:val="none" w:sz="0" w:space="0" w:color="auto"/>
            <w:bottom w:val="none" w:sz="0" w:space="0" w:color="auto"/>
            <w:right w:val="none" w:sz="0" w:space="0" w:color="auto"/>
          </w:divBdr>
        </w:div>
        <w:div w:id="1390618737">
          <w:marLeft w:val="0"/>
          <w:marRight w:val="0"/>
          <w:marTop w:val="0"/>
          <w:marBottom w:val="0"/>
          <w:divBdr>
            <w:top w:val="none" w:sz="0" w:space="0" w:color="auto"/>
            <w:left w:val="none" w:sz="0" w:space="0" w:color="auto"/>
            <w:bottom w:val="none" w:sz="0" w:space="0" w:color="auto"/>
            <w:right w:val="none" w:sz="0" w:space="0" w:color="auto"/>
          </w:divBdr>
        </w:div>
        <w:div w:id="1584338547">
          <w:marLeft w:val="0"/>
          <w:marRight w:val="0"/>
          <w:marTop w:val="0"/>
          <w:marBottom w:val="0"/>
          <w:divBdr>
            <w:top w:val="none" w:sz="0" w:space="0" w:color="auto"/>
            <w:left w:val="none" w:sz="0" w:space="0" w:color="auto"/>
            <w:bottom w:val="none" w:sz="0" w:space="0" w:color="auto"/>
            <w:right w:val="none" w:sz="0" w:space="0" w:color="auto"/>
          </w:divBdr>
        </w:div>
        <w:div w:id="1596017616">
          <w:marLeft w:val="0"/>
          <w:marRight w:val="0"/>
          <w:marTop w:val="0"/>
          <w:marBottom w:val="0"/>
          <w:divBdr>
            <w:top w:val="none" w:sz="0" w:space="0" w:color="auto"/>
            <w:left w:val="none" w:sz="0" w:space="0" w:color="auto"/>
            <w:bottom w:val="none" w:sz="0" w:space="0" w:color="auto"/>
            <w:right w:val="none" w:sz="0" w:space="0" w:color="auto"/>
          </w:divBdr>
        </w:div>
        <w:div w:id="1625234402">
          <w:marLeft w:val="0"/>
          <w:marRight w:val="0"/>
          <w:marTop w:val="0"/>
          <w:marBottom w:val="0"/>
          <w:divBdr>
            <w:top w:val="none" w:sz="0" w:space="0" w:color="auto"/>
            <w:left w:val="none" w:sz="0" w:space="0" w:color="auto"/>
            <w:bottom w:val="none" w:sz="0" w:space="0" w:color="auto"/>
            <w:right w:val="none" w:sz="0" w:space="0" w:color="auto"/>
          </w:divBdr>
        </w:div>
        <w:div w:id="1745907791">
          <w:marLeft w:val="0"/>
          <w:marRight w:val="0"/>
          <w:marTop w:val="0"/>
          <w:marBottom w:val="0"/>
          <w:divBdr>
            <w:top w:val="none" w:sz="0" w:space="0" w:color="auto"/>
            <w:left w:val="none" w:sz="0" w:space="0" w:color="auto"/>
            <w:bottom w:val="none" w:sz="0" w:space="0" w:color="auto"/>
            <w:right w:val="none" w:sz="0" w:space="0" w:color="auto"/>
          </w:divBdr>
        </w:div>
        <w:div w:id="1815904048">
          <w:marLeft w:val="0"/>
          <w:marRight w:val="0"/>
          <w:marTop w:val="0"/>
          <w:marBottom w:val="0"/>
          <w:divBdr>
            <w:top w:val="none" w:sz="0" w:space="0" w:color="auto"/>
            <w:left w:val="none" w:sz="0" w:space="0" w:color="auto"/>
            <w:bottom w:val="none" w:sz="0" w:space="0" w:color="auto"/>
            <w:right w:val="none" w:sz="0" w:space="0" w:color="auto"/>
          </w:divBdr>
        </w:div>
        <w:div w:id="1880388191">
          <w:marLeft w:val="0"/>
          <w:marRight w:val="0"/>
          <w:marTop w:val="0"/>
          <w:marBottom w:val="0"/>
          <w:divBdr>
            <w:top w:val="none" w:sz="0" w:space="0" w:color="auto"/>
            <w:left w:val="none" w:sz="0" w:space="0" w:color="auto"/>
            <w:bottom w:val="none" w:sz="0" w:space="0" w:color="auto"/>
            <w:right w:val="none" w:sz="0" w:space="0" w:color="auto"/>
          </w:divBdr>
        </w:div>
      </w:divsChild>
    </w:div>
    <w:div w:id="527378847">
      <w:bodyDiv w:val="1"/>
      <w:marLeft w:val="0"/>
      <w:marRight w:val="0"/>
      <w:marTop w:val="0"/>
      <w:marBottom w:val="0"/>
      <w:divBdr>
        <w:top w:val="none" w:sz="0" w:space="0" w:color="auto"/>
        <w:left w:val="none" w:sz="0" w:space="0" w:color="auto"/>
        <w:bottom w:val="none" w:sz="0" w:space="0" w:color="auto"/>
        <w:right w:val="none" w:sz="0" w:space="0" w:color="auto"/>
      </w:divBdr>
    </w:div>
    <w:div w:id="579995060">
      <w:bodyDiv w:val="1"/>
      <w:marLeft w:val="0"/>
      <w:marRight w:val="0"/>
      <w:marTop w:val="0"/>
      <w:marBottom w:val="0"/>
      <w:divBdr>
        <w:top w:val="none" w:sz="0" w:space="0" w:color="auto"/>
        <w:left w:val="none" w:sz="0" w:space="0" w:color="auto"/>
        <w:bottom w:val="none" w:sz="0" w:space="0" w:color="auto"/>
        <w:right w:val="none" w:sz="0" w:space="0" w:color="auto"/>
      </w:divBdr>
    </w:div>
    <w:div w:id="582028116">
      <w:bodyDiv w:val="1"/>
      <w:marLeft w:val="0"/>
      <w:marRight w:val="0"/>
      <w:marTop w:val="0"/>
      <w:marBottom w:val="0"/>
      <w:divBdr>
        <w:top w:val="none" w:sz="0" w:space="0" w:color="auto"/>
        <w:left w:val="none" w:sz="0" w:space="0" w:color="auto"/>
        <w:bottom w:val="none" w:sz="0" w:space="0" w:color="auto"/>
        <w:right w:val="none" w:sz="0" w:space="0" w:color="auto"/>
      </w:divBdr>
    </w:div>
    <w:div w:id="585505706">
      <w:bodyDiv w:val="1"/>
      <w:marLeft w:val="0"/>
      <w:marRight w:val="0"/>
      <w:marTop w:val="0"/>
      <w:marBottom w:val="0"/>
      <w:divBdr>
        <w:top w:val="none" w:sz="0" w:space="0" w:color="auto"/>
        <w:left w:val="none" w:sz="0" w:space="0" w:color="auto"/>
        <w:bottom w:val="none" w:sz="0" w:space="0" w:color="auto"/>
        <w:right w:val="none" w:sz="0" w:space="0" w:color="auto"/>
      </w:divBdr>
      <w:divsChild>
        <w:div w:id="1300266190">
          <w:marLeft w:val="0"/>
          <w:marRight w:val="0"/>
          <w:marTop w:val="0"/>
          <w:marBottom w:val="0"/>
          <w:divBdr>
            <w:top w:val="none" w:sz="0" w:space="0" w:color="auto"/>
            <w:left w:val="none" w:sz="0" w:space="0" w:color="auto"/>
            <w:bottom w:val="none" w:sz="0" w:space="0" w:color="auto"/>
            <w:right w:val="none" w:sz="0" w:space="0" w:color="auto"/>
          </w:divBdr>
          <w:divsChild>
            <w:div w:id="26218079">
              <w:marLeft w:val="0"/>
              <w:marRight w:val="0"/>
              <w:marTop w:val="30"/>
              <w:marBottom w:val="30"/>
              <w:divBdr>
                <w:top w:val="none" w:sz="0" w:space="0" w:color="auto"/>
                <w:left w:val="none" w:sz="0" w:space="0" w:color="auto"/>
                <w:bottom w:val="none" w:sz="0" w:space="0" w:color="auto"/>
                <w:right w:val="none" w:sz="0" w:space="0" w:color="auto"/>
              </w:divBdr>
              <w:divsChild>
                <w:div w:id="32460316">
                  <w:marLeft w:val="0"/>
                  <w:marRight w:val="0"/>
                  <w:marTop w:val="0"/>
                  <w:marBottom w:val="0"/>
                  <w:divBdr>
                    <w:top w:val="none" w:sz="0" w:space="0" w:color="auto"/>
                    <w:left w:val="none" w:sz="0" w:space="0" w:color="auto"/>
                    <w:bottom w:val="none" w:sz="0" w:space="0" w:color="auto"/>
                    <w:right w:val="none" w:sz="0" w:space="0" w:color="auto"/>
                  </w:divBdr>
                  <w:divsChild>
                    <w:div w:id="1904754889">
                      <w:marLeft w:val="0"/>
                      <w:marRight w:val="0"/>
                      <w:marTop w:val="0"/>
                      <w:marBottom w:val="0"/>
                      <w:divBdr>
                        <w:top w:val="none" w:sz="0" w:space="0" w:color="auto"/>
                        <w:left w:val="none" w:sz="0" w:space="0" w:color="auto"/>
                        <w:bottom w:val="none" w:sz="0" w:space="0" w:color="auto"/>
                        <w:right w:val="none" w:sz="0" w:space="0" w:color="auto"/>
                      </w:divBdr>
                    </w:div>
                  </w:divsChild>
                </w:div>
                <w:div w:id="105390302">
                  <w:marLeft w:val="0"/>
                  <w:marRight w:val="0"/>
                  <w:marTop w:val="0"/>
                  <w:marBottom w:val="0"/>
                  <w:divBdr>
                    <w:top w:val="none" w:sz="0" w:space="0" w:color="auto"/>
                    <w:left w:val="none" w:sz="0" w:space="0" w:color="auto"/>
                    <w:bottom w:val="none" w:sz="0" w:space="0" w:color="auto"/>
                    <w:right w:val="none" w:sz="0" w:space="0" w:color="auto"/>
                  </w:divBdr>
                  <w:divsChild>
                    <w:div w:id="557977324">
                      <w:marLeft w:val="0"/>
                      <w:marRight w:val="0"/>
                      <w:marTop w:val="0"/>
                      <w:marBottom w:val="0"/>
                      <w:divBdr>
                        <w:top w:val="none" w:sz="0" w:space="0" w:color="auto"/>
                        <w:left w:val="none" w:sz="0" w:space="0" w:color="auto"/>
                        <w:bottom w:val="none" w:sz="0" w:space="0" w:color="auto"/>
                        <w:right w:val="none" w:sz="0" w:space="0" w:color="auto"/>
                      </w:divBdr>
                    </w:div>
                  </w:divsChild>
                </w:div>
                <w:div w:id="313067696">
                  <w:marLeft w:val="0"/>
                  <w:marRight w:val="0"/>
                  <w:marTop w:val="0"/>
                  <w:marBottom w:val="0"/>
                  <w:divBdr>
                    <w:top w:val="none" w:sz="0" w:space="0" w:color="auto"/>
                    <w:left w:val="none" w:sz="0" w:space="0" w:color="auto"/>
                    <w:bottom w:val="none" w:sz="0" w:space="0" w:color="auto"/>
                    <w:right w:val="none" w:sz="0" w:space="0" w:color="auto"/>
                  </w:divBdr>
                  <w:divsChild>
                    <w:div w:id="1982422113">
                      <w:marLeft w:val="0"/>
                      <w:marRight w:val="0"/>
                      <w:marTop w:val="0"/>
                      <w:marBottom w:val="0"/>
                      <w:divBdr>
                        <w:top w:val="none" w:sz="0" w:space="0" w:color="auto"/>
                        <w:left w:val="none" w:sz="0" w:space="0" w:color="auto"/>
                        <w:bottom w:val="none" w:sz="0" w:space="0" w:color="auto"/>
                        <w:right w:val="none" w:sz="0" w:space="0" w:color="auto"/>
                      </w:divBdr>
                    </w:div>
                  </w:divsChild>
                </w:div>
                <w:div w:id="338966687">
                  <w:marLeft w:val="0"/>
                  <w:marRight w:val="0"/>
                  <w:marTop w:val="0"/>
                  <w:marBottom w:val="0"/>
                  <w:divBdr>
                    <w:top w:val="none" w:sz="0" w:space="0" w:color="auto"/>
                    <w:left w:val="none" w:sz="0" w:space="0" w:color="auto"/>
                    <w:bottom w:val="none" w:sz="0" w:space="0" w:color="auto"/>
                    <w:right w:val="none" w:sz="0" w:space="0" w:color="auto"/>
                  </w:divBdr>
                  <w:divsChild>
                    <w:div w:id="511918442">
                      <w:marLeft w:val="0"/>
                      <w:marRight w:val="0"/>
                      <w:marTop w:val="0"/>
                      <w:marBottom w:val="0"/>
                      <w:divBdr>
                        <w:top w:val="none" w:sz="0" w:space="0" w:color="auto"/>
                        <w:left w:val="none" w:sz="0" w:space="0" w:color="auto"/>
                        <w:bottom w:val="none" w:sz="0" w:space="0" w:color="auto"/>
                        <w:right w:val="none" w:sz="0" w:space="0" w:color="auto"/>
                      </w:divBdr>
                    </w:div>
                  </w:divsChild>
                </w:div>
                <w:div w:id="424958865">
                  <w:marLeft w:val="0"/>
                  <w:marRight w:val="0"/>
                  <w:marTop w:val="0"/>
                  <w:marBottom w:val="0"/>
                  <w:divBdr>
                    <w:top w:val="none" w:sz="0" w:space="0" w:color="auto"/>
                    <w:left w:val="none" w:sz="0" w:space="0" w:color="auto"/>
                    <w:bottom w:val="none" w:sz="0" w:space="0" w:color="auto"/>
                    <w:right w:val="none" w:sz="0" w:space="0" w:color="auto"/>
                  </w:divBdr>
                  <w:divsChild>
                    <w:div w:id="877815472">
                      <w:marLeft w:val="0"/>
                      <w:marRight w:val="0"/>
                      <w:marTop w:val="0"/>
                      <w:marBottom w:val="0"/>
                      <w:divBdr>
                        <w:top w:val="none" w:sz="0" w:space="0" w:color="auto"/>
                        <w:left w:val="none" w:sz="0" w:space="0" w:color="auto"/>
                        <w:bottom w:val="none" w:sz="0" w:space="0" w:color="auto"/>
                        <w:right w:val="none" w:sz="0" w:space="0" w:color="auto"/>
                      </w:divBdr>
                    </w:div>
                  </w:divsChild>
                </w:div>
                <w:div w:id="589318043">
                  <w:marLeft w:val="0"/>
                  <w:marRight w:val="0"/>
                  <w:marTop w:val="0"/>
                  <w:marBottom w:val="0"/>
                  <w:divBdr>
                    <w:top w:val="none" w:sz="0" w:space="0" w:color="auto"/>
                    <w:left w:val="none" w:sz="0" w:space="0" w:color="auto"/>
                    <w:bottom w:val="none" w:sz="0" w:space="0" w:color="auto"/>
                    <w:right w:val="none" w:sz="0" w:space="0" w:color="auto"/>
                  </w:divBdr>
                  <w:divsChild>
                    <w:div w:id="1417172458">
                      <w:marLeft w:val="0"/>
                      <w:marRight w:val="0"/>
                      <w:marTop w:val="0"/>
                      <w:marBottom w:val="0"/>
                      <w:divBdr>
                        <w:top w:val="none" w:sz="0" w:space="0" w:color="auto"/>
                        <w:left w:val="none" w:sz="0" w:space="0" w:color="auto"/>
                        <w:bottom w:val="none" w:sz="0" w:space="0" w:color="auto"/>
                        <w:right w:val="none" w:sz="0" w:space="0" w:color="auto"/>
                      </w:divBdr>
                    </w:div>
                  </w:divsChild>
                </w:div>
                <w:div w:id="635332007">
                  <w:marLeft w:val="0"/>
                  <w:marRight w:val="0"/>
                  <w:marTop w:val="0"/>
                  <w:marBottom w:val="0"/>
                  <w:divBdr>
                    <w:top w:val="none" w:sz="0" w:space="0" w:color="auto"/>
                    <w:left w:val="none" w:sz="0" w:space="0" w:color="auto"/>
                    <w:bottom w:val="none" w:sz="0" w:space="0" w:color="auto"/>
                    <w:right w:val="none" w:sz="0" w:space="0" w:color="auto"/>
                  </w:divBdr>
                  <w:divsChild>
                    <w:div w:id="1387533034">
                      <w:marLeft w:val="0"/>
                      <w:marRight w:val="0"/>
                      <w:marTop w:val="0"/>
                      <w:marBottom w:val="0"/>
                      <w:divBdr>
                        <w:top w:val="none" w:sz="0" w:space="0" w:color="auto"/>
                        <w:left w:val="none" w:sz="0" w:space="0" w:color="auto"/>
                        <w:bottom w:val="none" w:sz="0" w:space="0" w:color="auto"/>
                        <w:right w:val="none" w:sz="0" w:space="0" w:color="auto"/>
                      </w:divBdr>
                    </w:div>
                  </w:divsChild>
                </w:div>
                <w:div w:id="759330912">
                  <w:marLeft w:val="0"/>
                  <w:marRight w:val="0"/>
                  <w:marTop w:val="0"/>
                  <w:marBottom w:val="0"/>
                  <w:divBdr>
                    <w:top w:val="none" w:sz="0" w:space="0" w:color="auto"/>
                    <w:left w:val="none" w:sz="0" w:space="0" w:color="auto"/>
                    <w:bottom w:val="none" w:sz="0" w:space="0" w:color="auto"/>
                    <w:right w:val="none" w:sz="0" w:space="0" w:color="auto"/>
                  </w:divBdr>
                  <w:divsChild>
                    <w:div w:id="650184145">
                      <w:marLeft w:val="0"/>
                      <w:marRight w:val="0"/>
                      <w:marTop w:val="0"/>
                      <w:marBottom w:val="0"/>
                      <w:divBdr>
                        <w:top w:val="none" w:sz="0" w:space="0" w:color="auto"/>
                        <w:left w:val="none" w:sz="0" w:space="0" w:color="auto"/>
                        <w:bottom w:val="none" w:sz="0" w:space="0" w:color="auto"/>
                        <w:right w:val="none" w:sz="0" w:space="0" w:color="auto"/>
                      </w:divBdr>
                    </w:div>
                  </w:divsChild>
                </w:div>
                <w:div w:id="906574538">
                  <w:marLeft w:val="0"/>
                  <w:marRight w:val="0"/>
                  <w:marTop w:val="0"/>
                  <w:marBottom w:val="0"/>
                  <w:divBdr>
                    <w:top w:val="none" w:sz="0" w:space="0" w:color="auto"/>
                    <w:left w:val="none" w:sz="0" w:space="0" w:color="auto"/>
                    <w:bottom w:val="none" w:sz="0" w:space="0" w:color="auto"/>
                    <w:right w:val="none" w:sz="0" w:space="0" w:color="auto"/>
                  </w:divBdr>
                  <w:divsChild>
                    <w:div w:id="576011696">
                      <w:marLeft w:val="0"/>
                      <w:marRight w:val="0"/>
                      <w:marTop w:val="0"/>
                      <w:marBottom w:val="0"/>
                      <w:divBdr>
                        <w:top w:val="none" w:sz="0" w:space="0" w:color="auto"/>
                        <w:left w:val="none" w:sz="0" w:space="0" w:color="auto"/>
                        <w:bottom w:val="none" w:sz="0" w:space="0" w:color="auto"/>
                        <w:right w:val="none" w:sz="0" w:space="0" w:color="auto"/>
                      </w:divBdr>
                    </w:div>
                  </w:divsChild>
                </w:div>
                <w:div w:id="1215240531">
                  <w:marLeft w:val="0"/>
                  <w:marRight w:val="0"/>
                  <w:marTop w:val="0"/>
                  <w:marBottom w:val="0"/>
                  <w:divBdr>
                    <w:top w:val="none" w:sz="0" w:space="0" w:color="auto"/>
                    <w:left w:val="none" w:sz="0" w:space="0" w:color="auto"/>
                    <w:bottom w:val="none" w:sz="0" w:space="0" w:color="auto"/>
                    <w:right w:val="none" w:sz="0" w:space="0" w:color="auto"/>
                  </w:divBdr>
                  <w:divsChild>
                    <w:div w:id="1803225571">
                      <w:marLeft w:val="0"/>
                      <w:marRight w:val="0"/>
                      <w:marTop w:val="0"/>
                      <w:marBottom w:val="0"/>
                      <w:divBdr>
                        <w:top w:val="none" w:sz="0" w:space="0" w:color="auto"/>
                        <w:left w:val="none" w:sz="0" w:space="0" w:color="auto"/>
                        <w:bottom w:val="none" w:sz="0" w:space="0" w:color="auto"/>
                        <w:right w:val="none" w:sz="0" w:space="0" w:color="auto"/>
                      </w:divBdr>
                    </w:div>
                  </w:divsChild>
                </w:div>
                <w:div w:id="1271624340">
                  <w:marLeft w:val="0"/>
                  <w:marRight w:val="0"/>
                  <w:marTop w:val="0"/>
                  <w:marBottom w:val="0"/>
                  <w:divBdr>
                    <w:top w:val="none" w:sz="0" w:space="0" w:color="auto"/>
                    <w:left w:val="none" w:sz="0" w:space="0" w:color="auto"/>
                    <w:bottom w:val="none" w:sz="0" w:space="0" w:color="auto"/>
                    <w:right w:val="none" w:sz="0" w:space="0" w:color="auto"/>
                  </w:divBdr>
                  <w:divsChild>
                    <w:div w:id="69039448">
                      <w:marLeft w:val="0"/>
                      <w:marRight w:val="0"/>
                      <w:marTop w:val="0"/>
                      <w:marBottom w:val="0"/>
                      <w:divBdr>
                        <w:top w:val="none" w:sz="0" w:space="0" w:color="auto"/>
                        <w:left w:val="none" w:sz="0" w:space="0" w:color="auto"/>
                        <w:bottom w:val="none" w:sz="0" w:space="0" w:color="auto"/>
                        <w:right w:val="none" w:sz="0" w:space="0" w:color="auto"/>
                      </w:divBdr>
                    </w:div>
                  </w:divsChild>
                </w:div>
                <w:div w:id="1317682087">
                  <w:marLeft w:val="0"/>
                  <w:marRight w:val="0"/>
                  <w:marTop w:val="0"/>
                  <w:marBottom w:val="0"/>
                  <w:divBdr>
                    <w:top w:val="none" w:sz="0" w:space="0" w:color="auto"/>
                    <w:left w:val="none" w:sz="0" w:space="0" w:color="auto"/>
                    <w:bottom w:val="none" w:sz="0" w:space="0" w:color="auto"/>
                    <w:right w:val="none" w:sz="0" w:space="0" w:color="auto"/>
                  </w:divBdr>
                  <w:divsChild>
                    <w:div w:id="674041489">
                      <w:marLeft w:val="0"/>
                      <w:marRight w:val="0"/>
                      <w:marTop w:val="0"/>
                      <w:marBottom w:val="0"/>
                      <w:divBdr>
                        <w:top w:val="none" w:sz="0" w:space="0" w:color="auto"/>
                        <w:left w:val="none" w:sz="0" w:space="0" w:color="auto"/>
                        <w:bottom w:val="none" w:sz="0" w:space="0" w:color="auto"/>
                        <w:right w:val="none" w:sz="0" w:space="0" w:color="auto"/>
                      </w:divBdr>
                    </w:div>
                  </w:divsChild>
                </w:div>
                <w:div w:id="1516383588">
                  <w:marLeft w:val="0"/>
                  <w:marRight w:val="0"/>
                  <w:marTop w:val="0"/>
                  <w:marBottom w:val="0"/>
                  <w:divBdr>
                    <w:top w:val="none" w:sz="0" w:space="0" w:color="auto"/>
                    <w:left w:val="none" w:sz="0" w:space="0" w:color="auto"/>
                    <w:bottom w:val="none" w:sz="0" w:space="0" w:color="auto"/>
                    <w:right w:val="none" w:sz="0" w:space="0" w:color="auto"/>
                  </w:divBdr>
                  <w:divsChild>
                    <w:div w:id="1147819273">
                      <w:marLeft w:val="0"/>
                      <w:marRight w:val="0"/>
                      <w:marTop w:val="0"/>
                      <w:marBottom w:val="0"/>
                      <w:divBdr>
                        <w:top w:val="none" w:sz="0" w:space="0" w:color="auto"/>
                        <w:left w:val="none" w:sz="0" w:space="0" w:color="auto"/>
                        <w:bottom w:val="none" w:sz="0" w:space="0" w:color="auto"/>
                        <w:right w:val="none" w:sz="0" w:space="0" w:color="auto"/>
                      </w:divBdr>
                    </w:div>
                  </w:divsChild>
                </w:div>
                <w:div w:id="1563565798">
                  <w:marLeft w:val="0"/>
                  <w:marRight w:val="0"/>
                  <w:marTop w:val="0"/>
                  <w:marBottom w:val="0"/>
                  <w:divBdr>
                    <w:top w:val="none" w:sz="0" w:space="0" w:color="auto"/>
                    <w:left w:val="none" w:sz="0" w:space="0" w:color="auto"/>
                    <w:bottom w:val="none" w:sz="0" w:space="0" w:color="auto"/>
                    <w:right w:val="none" w:sz="0" w:space="0" w:color="auto"/>
                  </w:divBdr>
                  <w:divsChild>
                    <w:div w:id="1411271607">
                      <w:marLeft w:val="0"/>
                      <w:marRight w:val="0"/>
                      <w:marTop w:val="0"/>
                      <w:marBottom w:val="0"/>
                      <w:divBdr>
                        <w:top w:val="none" w:sz="0" w:space="0" w:color="auto"/>
                        <w:left w:val="none" w:sz="0" w:space="0" w:color="auto"/>
                        <w:bottom w:val="none" w:sz="0" w:space="0" w:color="auto"/>
                        <w:right w:val="none" w:sz="0" w:space="0" w:color="auto"/>
                      </w:divBdr>
                    </w:div>
                  </w:divsChild>
                </w:div>
                <w:div w:id="1624073934">
                  <w:marLeft w:val="0"/>
                  <w:marRight w:val="0"/>
                  <w:marTop w:val="0"/>
                  <w:marBottom w:val="0"/>
                  <w:divBdr>
                    <w:top w:val="none" w:sz="0" w:space="0" w:color="auto"/>
                    <w:left w:val="none" w:sz="0" w:space="0" w:color="auto"/>
                    <w:bottom w:val="none" w:sz="0" w:space="0" w:color="auto"/>
                    <w:right w:val="none" w:sz="0" w:space="0" w:color="auto"/>
                  </w:divBdr>
                  <w:divsChild>
                    <w:div w:id="341010435">
                      <w:marLeft w:val="0"/>
                      <w:marRight w:val="0"/>
                      <w:marTop w:val="0"/>
                      <w:marBottom w:val="0"/>
                      <w:divBdr>
                        <w:top w:val="none" w:sz="0" w:space="0" w:color="auto"/>
                        <w:left w:val="none" w:sz="0" w:space="0" w:color="auto"/>
                        <w:bottom w:val="none" w:sz="0" w:space="0" w:color="auto"/>
                        <w:right w:val="none" w:sz="0" w:space="0" w:color="auto"/>
                      </w:divBdr>
                    </w:div>
                  </w:divsChild>
                </w:div>
                <w:div w:id="1630697349">
                  <w:marLeft w:val="0"/>
                  <w:marRight w:val="0"/>
                  <w:marTop w:val="0"/>
                  <w:marBottom w:val="0"/>
                  <w:divBdr>
                    <w:top w:val="none" w:sz="0" w:space="0" w:color="auto"/>
                    <w:left w:val="none" w:sz="0" w:space="0" w:color="auto"/>
                    <w:bottom w:val="none" w:sz="0" w:space="0" w:color="auto"/>
                    <w:right w:val="none" w:sz="0" w:space="0" w:color="auto"/>
                  </w:divBdr>
                  <w:divsChild>
                    <w:div w:id="12824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16104">
          <w:marLeft w:val="0"/>
          <w:marRight w:val="0"/>
          <w:marTop w:val="0"/>
          <w:marBottom w:val="0"/>
          <w:divBdr>
            <w:top w:val="none" w:sz="0" w:space="0" w:color="auto"/>
            <w:left w:val="none" w:sz="0" w:space="0" w:color="auto"/>
            <w:bottom w:val="none" w:sz="0" w:space="0" w:color="auto"/>
            <w:right w:val="none" w:sz="0" w:space="0" w:color="auto"/>
          </w:divBdr>
        </w:div>
        <w:div w:id="1635452217">
          <w:marLeft w:val="0"/>
          <w:marRight w:val="0"/>
          <w:marTop w:val="0"/>
          <w:marBottom w:val="0"/>
          <w:divBdr>
            <w:top w:val="none" w:sz="0" w:space="0" w:color="auto"/>
            <w:left w:val="none" w:sz="0" w:space="0" w:color="auto"/>
            <w:bottom w:val="none" w:sz="0" w:space="0" w:color="auto"/>
            <w:right w:val="none" w:sz="0" w:space="0" w:color="auto"/>
          </w:divBdr>
        </w:div>
        <w:div w:id="1726177986">
          <w:marLeft w:val="0"/>
          <w:marRight w:val="0"/>
          <w:marTop w:val="0"/>
          <w:marBottom w:val="0"/>
          <w:divBdr>
            <w:top w:val="none" w:sz="0" w:space="0" w:color="auto"/>
            <w:left w:val="none" w:sz="0" w:space="0" w:color="auto"/>
            <w:bottom w:val="none" w:sz="0" w:space="0" w:color="auto"/>
            <w:right w:val="none" w:sz="0" w:space="0" w:color="auto"/>
          </w:divBdr>
        </w:div>
      </w:divsChild>
    </w:div>
    <w:div w:id="685324591">
      <w:bodyDiv w:val="1"/>
      <w:marLeft w:val="0"/>
      <w:marRight w:val="0"/>
      <w:marTop w:val="0"/>
      <w:marBottom w:val="0"/>
      <w:divBdr>
        <w:top w:val="none" w:sz="0" w:space="0" w:color="auto"/>
        <w:left w:val="none" w:sz="0" w:space="0" w:color="auto"/>
        <w:bottom w:val="none" w:sz="0" w:space="0" w:color="auto"/>
        <w:right w:val="none" w:sz="0" w:space="0" w:color="auto"/>
      </w:divBdr>
      <w:divsChild>
        <w:div w:id="1376195359">
          <w:marLeft w:val="0"/>
          <w:marRight w:val="0"/>
          <w:marTop w:val="0"/>
          <w:marBottom w:val="0"/>
          <w:divBdr>
            <w:top w:val="none" w:sz="0" w:space="0" w:color="auto"/>
            <w:left w:val="none" w:sz="0" w:space="0" w:color="auto"/>
            <w:bottom w:val="none" w:sz="0" w:space="0" w:color="auto"/>
            <w:right w:val="none" w:sz="0" w:space="0" w:color="auto"/>
          </w:divBdr>
          <w:divsChild>
            <w:div w:id="622348265">
              <w:marLeft w:val="0"/>
              <w:marRight w:val="0"/>
              <w:marTop w:val="0"/>
              <w:marBottom w:val="0"/>
              <w:divBdr>
                <w:top w:val="none" w:sz="0" w:space="0" w:color="auto"/>
                <w:left w:val="none" w:sz="0" w:space="0" w:color="auto"/>
                <w:bottom w:val="none" w:sz="0" w:space="0" w:color="auto"/>
                <w:right w:val="none" w:sz="0" w:space="0" w:color="auto"/>
              </w:divBdr>
              <w:divsChild>
                <w:div w:id="1422021685">
                  <w:marLeft w:val="0"/>
                  <w:marRight w:val="0"/>
                  <w:marTop w:val="0"/>
                  <w:marBottom w:val="0"/>
                  <w:divBdr>
                    <w:top w:val="none" w:sz="0" w:space="0" w:color="auto"/>
                    <w:left w:val="none" w:sz="0" w:space="0" w:color="auto"/>
                    <w:bottom w:val="none" w:sz="0" w:space="0" w:color="auto"/>
                    <w:right w:val="none" w:sz="0" w:space="0" w:color="auto"/>
                  </w:divBdr>
                  <w:divsChild>
                    <w:div w:id="1410880108">
                      <w:marLeft w:val="0"/>
                      <w:marRight w:val="0"/>
                      <w:marTop w:val="0"/>
                      <w:marBottom w:val="0"/>
                      <w:divBdr>
                        <w:top w:val="none" w:sz="0" w:space="0" w:color="auto"/>
                        <w:left w:val="none" w:sz="0" w:space="0" w:color="auto"/>
                        <w:bottom w:val="none" w:sz="0" w:space="0" w:color="auto"/>
                        <w:right w:val="none" w:sz="0" w:space="0" w:color="auto"/>
                      </w:divBdr>
                      <w:divsChild>
                        <w:div w:id="887031159">
                          <w:marLeft w:val="0"/>
                          <w:marRight w:val="0"/>
                          <w:marTop w:val="0"/>
                          <w:marBottom w:val="0"/>
                          <w:divBdr>
                            <w:top w:val="none" w:sz="0" w:space="0" w:color="auto"/>
                            <w:left w:val="none" w:sz="0" w:space="0" w:color="auto"/>
                            <w:bottom w:val="none" w:sz="0" w:space="0" w:color="auto"/>
                            <w:right w:val="none" w:sz="0" w:space="0" w:color="auto"/>
                          </w:divBdr>
                        </w:div>
                        <w:div w:id="10534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965326">
      <w:bodyDiv w:val="1"/>
      <w:marLeft w:val="0"/>
      <w:marRight w:val="0"/>
      <w:marTop w:val="0"/>
      <w:marBottom w:val="0"/>
      <w:divBdr>
        <w:top w:val="none" w:sz="0" w:space="0" w:color="auto"/>
        <w:left w:val="none" w:sz="0" w:space="0" w:color="auto"/>
        <w:bottom w:val="none" w:sz="0" w:space="0" w:color="auto"/>
        <w:right w:val="none" w:sz="0" w:space="0" w:color="auto"/>
      </w:divBdr>
    </w:div>
    <w:div w:id="799029460">
      <w:bodyDiv w:val="1"/>
      <w:marLeft w:val="0"/>
      <w:marRight w:val="0"/>
      <w:marTop w:val="0"/>
      <w:marBottom w:val="0"/>
      <w:divBdr>
        <w:top w:val="none" w:sz="0" w:space="0" w:color="auto"/>
        <w:left w:val="none" w:sz="0" w:space="0" w:color="auto"/>
        <w:bottom w:val="none" w:sz="0" w:space="0" w:color="auto"/>
        <w:right w:val="none" w:sz="0" w:space="0" w:color="auto"/>
      </w:divBdr>
    </w:div>
    <w:div w:id="901906536">
      <w:bodyDiv w:val="1"/>
      <w:marLeft w:val="0"/>
      <w:marRight w:val="0"/>
      <w:marTop w:val="0"/>
      <w:marBottom w:val="0"/>
      <w:divBdr>
        <w:top w:val="none" w:sz="0" w:space="0" w:color="auto"/>
        <w:left w:val="none" w:sz="0" w:space="0" w:color="auto"/>
        <w:bottom w:val="none" w:sz="0" w:space="0" w:color="auto"/>
        <w:right w:val="none" w:sz="0" w:space="0" w:color="auto"/>
      </w:divBdr>
    </w:div>
    <w:div w:id="935862860">
      <w:bodyDiv w:val="1"/>
      <w:marLeft w:val="0"/>
      <w:marRight w:val="0"/>
      <w:marTop w:val="0"/>
      <w:marBottom w:val="0"/>
      <w:divBdr>
        <w:top w:val="none" w:sz="0" w:space="0" w:color="auto"/>
        <w:left w:val="none" w:sz="0" w:space="0" w:color="auto"/>
        <w:bottom w:val="none" w:sz="0" w:space="0" w:color="auto"/>
        <w:right w:val="none" w:sz="0" w:space="0" w:color="auto"/>
      </w:divBdr>
    </w:div>
    <w:div w:id="1010253129">
      <w:bodyDiv w:val="1"/>
      <w:marLeft w:val="0"/>
      <w:marRight w:val="0"/>
      <w:marTop w:val="0"/>
      <w:marBottom w:val="0"/>
      <w:divBdr>
        <w:top w:val="none" w:sz="0" w:space="0" w:color="auto"/>
        <w:left w:val="none" w:sz="0" w:space="0" w:color="auto"/>
        <w:bottom w:val="none" w:sz="0" w:space="0" w:color="auto"/>
        <w:right w:val="none" w:sz="0" w:space="0" w:color="auto"/>
      </w:divBdr>
      <w:divsChild>
        <w:div w:id="738285712">
          <w:marLeft w:val="0"/>
          <w:marRight w:val="0"/>
          <w:marTop w:val="0"/>
          <w:marBottom w:val="0"/>
          <w:divBdr>
            <w:top w:val="none" w:sz="0" w:space="0" w:color="auto"/>
            <w:left w:val="none" w:sz="0" w:space="0" w:color="auto"/>
            <w:bottom w:val="none" w:sz="0" w:space="0" w:color="auto"/>
            <w:right w:val="none" w:sz="0" w:space="0" w:color="auto"/>
          </w:divBdr>
          <w:divsChild>
            <w:div w:id="2077121383">
              <w:marLeft w:val="0"/>
              <w:marRight w:val="0"/>
              <w:marTop w:val="0"/>
              <w:marBottom w:val="0"/>
              <w:divBdr>
                <w:top w:val="none" w:sz="0" w:space="0" w:color="auto"/>
                <w:left w:val="none" w:sz="0" w:space="0" w:color="auto"/>
                <w:bottom w:val="none" w:sz="0" w:space="0" w:color="auto"/>
                <w:right w:val="none" w:sz="0" w:space="0" w:color="auto"/>
              </w:divBdr>
              <w:divsChild>
                <w:div w:id="1281914191">
                  <w:marLeft w:val="0"/>
                  <w:marRight w:val="0"/>
                  <w:marTop w:val="0"/>
                  <w:marBottom w:val="0"/>
                  <w:divBdr>
                    <w:top w:val="none" w:sz="0" w:space="0" w:color="auto"/>
                    <w:left w:val="none" w:sz="0" w:space="0" w:color="auto"/>
                    <w:bottom w:val="none" w:sz="0" w:space="0" w:color="auto"/>
                    <w:right w:val="none" w:sz="0" w:space="0" w:color="auto"/>
                  </w:divBdr>
                  <w:divsChild>
                    <w:div w:id="168254890">
                      <w:marLeft w:val="0"/>
                      <w:marRight w:val="0"/>
                      <w:marTop w:val="0"/>
                      <w:marBottom w:val="0"/>
                      <w:divBdr>
                        <w:top w:val="none" w:sz="0" w:space="0" w:color="auto"/>
                        <w:left w:val="none" w:sz="0" w:space="0" w:color="auto"/>
                        <w:bottom w:val="none" w:sz="0" w:space="0" w:color="auto"/>
                        <w:right w:val="none" w:sz="0" w:space="0" w:color="auto"/>
                      </w:divBdr>
                      <w:divsChild>
                        <w:div w:id="599065744">
                          <w:marLeft w:val="0"/>
                          <w:marRight w:val="0"/>
                          <w:marTop w:val="0"/>
                          <w:marBottom w:val="0"/>
                          <w:divBdr>
                            <w:top w:val="none" w:sz="0" w:space="0" w:color="auto"/>
                            <w:left w:val="none" w:sz="0" w:space="0" w:color="auto"/>
                            <w:bottom w:val="none" w:sz="0" w:space="0" w:color="auto"/>
                            <w:right w:val="none" w:sz="0" w:space="0" w:color="auto"/>
                          </w:divBdr>
                        </w:div>
                      </w:divsChild>
                    </w:div>
                    <w:div w:id="477572564">
                      <w:marLeft w:val="0"/>
                      <w:marRight w:val="0"/>
                      <w:marTop w:val="0"/>
                      <w:marBottom w:val="0"/>
                      <w:divBdr>
                        <w:top w:val="none" w:sz="0" w:space="0" w:color="auto"/>
                        <w:left w:val="none" w:sz="0" w:space="0" w:color="auto"/>
                        <w:bottom w:val="none" w:sz="0" w:space="0" w:color="auto"/>
                        <w:right w:val="none" w:sz="0" w:space="0" w:color="auto"/>
                      </w:divBdr>
                      <w:divsChild>
                        <w:div w:id="779568527">
                          <w:marLeft w:val="0"/>
                          <w:marRight w:val="0"/>
                          <w:marTop w:val="0"/>
                          <w:marBottom w:val="0"/>
                          <w:divBdr>
                            <w:top w:val="none" w:sz="0" w:space="0" w:color="auto"/>
                            <w:left w:val="none" w:sz="0" w:space="0" w:color="auto"/>
                            <w:bottom w:val="none" w:sz="0" w:space="0" w:color="auto"/>
                            <w:right w:val="none" w:sz="0" w:space="0" w:color="auto"/>
                          </w:divBdr>
                        </w:div>
                      </w:divsChild>
                    </w:div>
                    <w:div w:id="513152860">
                      <w:marLeft w:val="0"/>
                      <w:marRight w:val="0"/>
                      <w:marTop w:val="0"/>
                      <w:marBottom w:val="0"/>
                      <w:divBdr>
                        <w:top w:val="none" w:sz="0" w:space="0" w:color="auto"/>
                        <w:left w:val="none" w:sz="0" w:space="0" w:color="auto"/>
                        <w:bottom w:val="none" w:sz="0" w:space="0" w:color="auto"/>
                        <w:right w:val="none" w:sz="0" w:space="0" w:color="auto"/>
                      </w:divBdr>
                      <w:divsChild>
                        <w:div w:id="1231112948">
                          <w:marLeft w:val="0"/>
                          <w:marRight w:val="0"/>
                          <w:marTop w:val="0"/>
                          <w:marBottom w:val="0"/>
                          <w:divBdr>
                            <w:top w:val="none" w:sz="0" w:space="0" w:color="auto"/>
                            <w:left w:val="none" w:sz="0" w:space="0" w:color="auto"/>
                            <w:bottom w:val="none" w:sz="0" w:space="0" w:color="auto"/>
                            <w:right w:val="none" w:sz="0" w:space="0" w:color="auto"/>
                          </w:divBdr>
                        </w:div>
                      </w:divsChild>
                    </w:div>
                    <w:div w:id="1266420127">
                      <w:marLeft w:val="0"/>
                      <w:marRight w:val="0"/>
                      <w:marTop w:val="0"/>
                      <w:marBottom w:val="0"/>
                      <w:divBdr>
                        <w:top w:val="none" w:sz="0" w:space="0" w:color="auto"/>
                        <w:left w:val="none" w:sz="0" w:space="0" w:color="auto"/>
                        <w:bottom w:val="none" w:sz="0" w:space="0" w:color="auto"/>
                        <w:right w:val="none" w:sz="0" w:space="0" w:color="auto"/>
                      </w:divBdr>
                      <w:divsChild>
                        <w:div w:id="1191071444">
                          <w:marLeft w:val="0"/>
                          <w:marRight w:val="0"/>
                          <w:marTop w:val="0"/>
                          <w:marBottom w:val="0"/>
                          <w:divBdr>
                            <w:top w:val="none" w:sz="0" w:space="0" w:color="auto"/>
                            <w:left w:val="none" w:sz="0" w:space="0" w:color="auto"/>
                            <w:bottom w:val="none" w:sz="0" w:space="0" w:color="auto"/>
                            <w:right w:val="none" w:sz="0" w:space="0" w:color="auto"/>
                          </w:divBdr>
                        </w:div>
                        <w:div w:id="1251550369">
                          <w:marLeft w:val="0"/>
                          <w:marRight w:val="0"/>
                          <w:marTop w:val="0"/>
                          <w:marBottom w:val="0"/>
                          <w:divBdr>
                            <w:top w:val="none" w:sz="0" w:space="0" w:color="auto"/>
                            <w:left w:val="none" w:sz="0" w:space="0" w:color="auto"/>
                            <w:bottom w:val="none" w:sz="0" w:space="0" w:color="auto"/>
                            <w:right w:val="none" w:sz="0" w:space="0" w:color="auto"/>
                          </w:divBdr>
                        </w:div>
                        <w:div w:id="1664234728">
                          <w:marLeft w:val="0"/>
                          <w:marRight w:val="0"/>
                          <w:marTop w:val="0"/>
                          <w:marBottom w:val="0"/>
                          <w:divBdr>
                            <w:top w:val="none" w:sz="0" w:space="0" w:color="auto"/>
                            <w:left w:val="none" w:sz="0" w:space="0" w:color="auto"/>
                            <w:bottom w:val="none" w:sz="0" w:space="0" w:color="auto"/>
                            <w:right w:val="none" w:sz="0" w:space="0" w:color="auto"/>
                          </w:divBdr>
                        </w:div>
                      </w:divsChild>
                    </w:div>
                    <w:div w:id="1758792503">
                      <w:marLeft w:val="0"/>
                      <w:marRight w:val="0"/>
                      <w:marTop w:val="0"/>
                      <w:marBottom w:val="0"/>
                      <w:divBdr>
                        <w:top w:val="none" w:sz="0" w:space="0" w:color="auto"/>
                        <w:left w:val="none" w:sz="0" w:space="0" w:color="auto"/>
                        <w:bottom w:val="none" w:sz="0" w:space="0" w:color="auto"/>
                        <w:right w:val="none" w:sz="0" w:space="0" w:color="auto"/>
                      </w:divBdr>
                      <w:divsChild>
                        <w:div w:id="491025943">
                          <w:marLeft w:val="0"/>
                          <w:marRight w:val="0"/>
                          <w:marTop w:val="0"/>
                          <w:marBottom w:val="0"/>
                          <w:divBdr>
                            <w:top w:val="none" w:sz="0" w:space="0" w:color="auto"/>
                            <w:left w:val="none" w:sz="0" w:space="0" w:color="auto"/>
                            <w:bottom w:val="none" w:sz="0" w:space="0" w:color="auto"/>
                            <w:right w:val="none" w:sz="0" w:space="0" w:color="auto"/>
                          </w:divBdr>
                        </w:div>
                      </w:divsChild>
                    </w:div>
                    <w:div w:id="2103866948">
                      <w:marLeft w:val="0"/>
                      <w:marRight w:val="0"/>
                      <w:marTop w:val="0"/>
                      <w:marBottom w:val="0"/>
                      <w:divBdr>
                        <w:top w:val="none" w:sz="0" w:space="0" w:color="auto"/>
                        <w:left w:val="none" w:sz="0" w:space="0" w:color="auto"/>
                        <w:bottom w:val="none" w:sz="0" w:space="0" w:color="auto"/>
                        <w:right w:val="none" w:sz="0" w:space="0" w:color="auto"/>
                      </w:divBdr>
                      <w:divsChild>
                        <w:div w:id="11130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041394">
      <w:bodyDiv w:val="1"/>
      <w:marLeft w:val="0"/>
      <w:marRight w:val="0"/>
      <w:marTop w:val="0"/>
      <w:marBottom w:val="0"/>
      <w:divBdr>
        <w:top w:val="none" w:sz="0" w:space="0" w:color="auto"/>
        <w:left w:val="none" w:sz="0" w:space="0" w:color="auto"/>
        <w:bottom w:val="none" w:sz="0" w:space="0" w:color="auto"/>
        <w:right w:val="none" w:sz="0" w:space="0" w:color="auto"/>
      </w:divBdr>
      <w:divsChild>
        <w:div w:id="63186071">
          <w:marLeft w:val="0"/>
          <w:marRight w:val="0"/>
          <w:marTop w:val="0"/>
          <w:marBottom w:val="0"/>
          <w:divBdr>
            <w:top w:val="none" w:sz="0" w:space="0" w:color="auto"/>
            <w:left w:val="none" w:sz="0" w:space="0" w:color="auto"/>
            <w:bottom w:val="none" w:sz="0" w:space="0" w:color="auto"/>
            <w:right w:val="none" w:sz="0" w:space="0" w:color="auto"/>
          </w:divBdr>
          <w:divsChild>
            <w:div w:id="1167209522">
              <w:marLeft w:val="0"/>
              <w:marRight w:val="0"/>
              <w:marTop w:val="30"/>
              <w:marBottom w:val="30"/>
              <w:divBdr>
                <w:top w:val="none" w:sz="0" w:space="0" w:color="auto"/>
                <w:left w:val="none" w:sz="0" w:space="0" w:color="auto"/>
                <w:bottom w:val="none" w:sz="0" w:space="0" w:color="auto"/>
                <w:right w:val="none" w:sz="0" w:space="0" w:color="auto"/>
              </w:divBdr>
              <w:divsChild>
                <w:div w:id="126514965">
                  <w:marLeft w:val="0"/>
                  <w:marRight w:val="0"/>
                  <w:marTop w:val="0"/>
                  <w:marBottom w:val="0"/>
                  <w:divBdr>
                    <w:top w:val="none" w:sz="0" w:space="0" w:color="auto"/>
                    <w:left w:val="none" w:sz="0" w:space="0" w:color="auto"/>
                    <w:bottom w:val="none" w:sz="0" w:space="0" w:color="auto"/>
                    <w:right w:val="none" w:sz="0" w:space="0" w:color="auto"/>
                  </w:divBdr>
                  <w:divsChild>
                    <w:div w:id="1400400003">
                      <w:marLeft w:val="0"/>
                      <w:marRight w:val="0"/>
                      <w:marTop w:val="0"/>
                      <w:marBottom w:val="0"/>
                      <w:divBdr>
                        <w:top w:val="none" w:sz="0" w:space="0" w:color="auto"/>
                        <w:left w:val="none" w:sz="0" w:space="0" w:color="auto"/>
                        <w:bottom w:val="none" w:sz="0" w:space="0" w:color="auto"/>
                        <w:right w:val="none" w:sz="0" w:space="0" w:color="auto"/>
                      </w:divBdr>
                    </w:div>
                  </w:divsChild>
                </w:div>
                <w:div w:id="188569128">
                  <w:marLeft w:val="0"/>
                  <w:marRight w:val="0"/>
                  <w:marTop w:val="0"/>
                  <w:marBottom w:val="0"/>
                  <w:divBdr>
                    <w:top w:val="none" w:sz="0" w:space="0" w:color="auto"/>
                    <w:left w:val="none" w:sz="0" w:space="0" w:color="auto"/>
                    <w:bottom w:val="none" w:sz="0" w:space="0" w:color="auto"/>
                    <w:right w:val="none" w:sz="0" w:space="0" w:color="auto"/>
                  </w:divBdr>
                  <w:divsChild>
                    <w:div w:id="31852745">
                      <w:marLeft w:val="0"/>
                      <w:marRight w:val="0"/>
                      <w:marTop w:val="0"/>
                      <w:marBottom w:val="0"/>
                      <w:divBdr>
                        <w:top w:val="none" w:sz="0" w:space="0" w:color="auto"/>
                        <w:left w:val="none" w:sz="0" w:space="0" w:color="auto"/>
                        <w:bottom w:val="none" w:sz="0" w:space="0" w:color="auto"/>
                        <w:right w:val="none" w:sz="0" w:space="0" w:color="auto"/>
                      </w:divBdr>
                    </w:div>
                  </w:divsChild>
                </w:div>
                <w:div w:id="295648747">
                  <w:marLeft w:val="0"/>
                  <w:marRight w:val="0"/>
                  <w:marTop w:val="0"/>
                  <w:marBottom w:val="0"/>
                  <w:divBdr>
                    <w:top w:val="none" w:sz="0" w:space="0" w:color="auto"/>
                    <w:left w:val="none" w:sz="0" w:space="0" w:color="auto"/>
                    <w:bottom w:val="none" w:sz="0" w:space="0" w:color="auto"/>
                    <w:right w:val="none" w:sz="0" w:space="0" w:color="auto"/>
                  </w:divBdr>
                  <w:divsChild>
                    <w:div w:id="80374845">
                      <w:marLeft w:val="0"/>
                      <w:marRight w:val="0"/>
                      <w:marTop w:val="0"/>
                      <w:marBottom w:val="0"/>
                      <w:divBdr>
                        <w:top w:val="none" w:sz="0" w:space="0" w:color="auto"/>
                        <w:left w:val="none" w:sz="0" w:space="0" w:color="auto"/>
                        <w:bottom w:val="none" w:sz="0" w:space="0" w:color="auto"/>
                        <w:right w:val="none" w:sz="0" w:space="0" w:color="auto"/>
                      </w:divBdr>
                    </w:div>
                  </w:divsChild>
                </w:div>
                <w:div w:id="349066953">
                  <w:marLeft w:val="0"/>
                  <w:marRight w:val="0"/>
                  <w:marTop w:val="0"/>
                  <w:marBottom w:val="0"/>
                  <w:divBdr>
                    <w:top w:val="none" w:sz="0" w:space="0" w:color="auto"/>
                    <w:left w:val="none" w:sz="0" w:space="0" w:color="auto"/>
                    <w:bottom w:val="none" w:sz="0" w:space="0" w:color="auto"/>
                    <w:right w:val="none" w:sz="0" w:space="0" w:color="auto"/>
                  </w:divBdr>
                  <w:divsChild>
                    <w:div w:id="94903165">
                      <w:marLeft w:val="0"/>
                      <w:marRight w:val="0"/>
                      <w:marTop w:val="0"/>
                      <w:marBottom w:val="0"/>
                      <w:divBdr>
                        <w:top w:val="none" w:sz="0" w:space="0" w:color="auto"/>
                        <w:left w:val="none" w:sz="0" w:space="0" w:color="auto"/>
                        <w:bottom w:val="none" w:sz="0" w:space="0" w:color="auto"/>
                        <w:right w:val="none" w:sz="0" w:space="0" w:color="auto"/>
                      </w:divBdr>
                    </w:div>
                  </w:divsChild>
                </w:div>
                <w:div w:id="474837190">
                  <w:marLeft w:val="0"/>
                  <w:marRight w:val="0"/>
                  <w:marTop w:val="0"/>
                  <w:marBottom w:val="0"/>
                  <w:divBdr>
                    <w:top w:val="none" w:sz="0" w:space="0" w:color="auto"/>
                    <w:left w:val="none" w:sz="0" w:space="0" w:color="auto"/>
                    <w:bottom w:val="none" w:sz="0" w:space="0" w:color="auto"/>
                    <w:right w:val="none" w:sz="0" w:space="0" w:color="auto"/>
                  </w:divBdr>
                  <w:divsChild>
                    <w:div w:id="1550611445">
                      <w:marLeft w:val="0"/>
                      <w:marRight w:val="0"/>
                      <w:marTop w:val="0"/>
                      <w:marBottom w:val="0"/>
                      <w:divBdr>
                        <w:top w:val="none" w:sz="0" w:space="0" w:color="auto"/>
                        <w:left w:val="none" w:sz="0" w:space="0" w:color="auto"/>
                        <w:bottom w:val="none" w:sz="0" w:space="0" w:color="auto"/>
                        <w:right w:val="none" w:sz="0" w:space="0" w:color="auto"/>
                      </w:divBdr>
                    </w:div>
                  </w:divsChild>
                </w:div>
                <w:div w:id="484014525">
                  <w:marLeft w:val="0"/>
                  <w:marRight w:val="0"/>
                  <w:marTop w:val="0"/>
                  <w:marBottom w:val="0"/>
                  <w:divBdr>
                    <w:top w:val="none" w:sz="0" w:space="0" w:color="auto"/>
                    <w:left w:val="none" w:sz="0" w:space="0" w:color="auto"/>
                    <w:bottom w:val="none" w:sz="0" w:space="0" w:color="auto"/>
                    <w:right w:val="none" w:sz="0" w:space="0" w:color="auto"/>
                  </w:divBdr>
                  <w:divsChild>
                    <w:div w:id="1601141819">
                      <w:marLeft w:val="0"/>
                      <w:marRight w:val="0"/>
                      <w:marTop w:val="0"/>
                      <w:marBottom w:val="0"/>
                      <w:divBdr>
                        <w:top w:val="none" w:sz="0" w:space="0" w:color="auto"/>
                        <w:left w:val="none" w:sz="0" w:space="0" w:color="auto"/>
                        <w:bottom w:val="none" w:sz="0" w:space="0" w:color="auto"/>
                        <w:right w:val="none" w:sz="0" w:space="0" w:color="auto"/>
                      </w:divBdr>
                    </w:div>
                  </w:divsChild>
                </w:div>
                <w:div w:id="621694986">
                  <w:marLeft w:val="0"/>
                  <w:marRight w:val="0"/>
                  <w:marTop w:val="0"/>
                  <w:marBottom w:val="0"/>
                  <w:divBdr>
                    <w:top w:val="none" w:sz="0" w:space="0" w:color="auto"/>
                    <w:left w:val="none" w:sz="0" w:space="0" w:color="auto"/>
                    <w:bottom w:val="none" w:sz="0" w:space="0" w:color="auto"/>
                    <w:right w:val="none" w:sz="0" w:space="0" w:color="auto"/>
                  </w:divBdr>
                  <w:divsChild>
                    <w:div w:id="761074080">
                      <w:marLeft w:val="0"/>
                      <w:marRight w:val="0"/>
                      <w:marTop w:val="0"/>
                      <w:marBottom w:val="0"/>
                      <w:divBdr>
                        <w:top w:val="none" w:sz="0" w:space="0" w:color="auto"/>
                        <w:left w:val="none" w:sz="0" w:space="0" w:color="auto"/>
                        <w:bottom w:val="none" w:sz="0" w:space="0" w:color="auto"/>
                        <w:right w:val="none" w:sz="0" w:space="0" w:color="auto"/>
                      </w:divBdr>
                    </w:div>
                  </w:divsChild>
                </w:div>
                <w:div w:id="776024158">
                  <w:marLeft w:val="0"/>
                  <w:marRight w:val="0"/>
                  <w:marTop w:val="0"/>
                  <w:marBottom w:val="0"/>
                  <w:divBdr>
                    <w:top w:val="none" w:sz="0" w:space="0" w:color="auto"/>
                    <w:left w:val="none" w:sz="0" w:space="0" w:color="auto"/>
                    <w:bottom w:val="none" w:sz="0" w:space="0" w:color="auto"/>
                    <w:right w:val="none" w:sz="0" w:space="0" w:color="auto"/>
                  </w:divBdr>
                  <w:divsChild>
                    <w:div w:id="35324939">
                      <w:marLeft w:val="0"/>
                      <w:marRight w:val="0"/>
                      <w:marTop w:val="0"/>
                      <w:marBottom w:val="0"/>
                      <w:divBdr>
                        <w:top w:val="none" w:sz="0" w:space="0" w:color="auto"/>
                        <w:left w:val="none" w:sz="0" w:space="0" w:color="auto"/>
                        <w:bottom w:val="none" w:sz="0" w:space="0" w:color="auto"/>
                        <w:right w:val="none" w:sz="0" w:space="0" w:color="auto"/>
                      </w:divBdr>
                    </w:div>
                  </w:divsChild>
                </w:div>
                <w:div w:id="999239491">
                  <w:marLeft w:val="0"/>
                  <w:marRight w:val="0"/>
                  <w:marTop w:val="0"/>
                  <w:marBottom w:val="0"/>
                  <w:divBdr>
                    <w:top w:val="none" w:sz="0" w:space="0" w:color="auto"/>
                    <w:left w:val="none" w:sz="0" w:space="0" w:color="auto"/>
                    <w:bottom w:val="none" w:sz="0" w:space="0" w:color="auto"/>
                    <w:right w:val="none" w:sz="0" w:space="0" w:color="auto"/>
                  </w:divBdr>
                  <w:divsChild>
                    <w:div w:id="575555570">
                      <w:marLeft w:val="0"/>
                      <w:marRight w:val="0"/>
                      <w:marTop w:val="0"/>
                      <w:marBottom w:val="0"/>
                      <w:divBdr>
                        <w:top w:val="none" w:sz="0" w:space="0" w:color="auto"/>
                        <w:left w:val="none" w:sz="0" w:space="0" w:color="auto"/>
                        <w:bottom w:val="none" w:sz="0" w:space="0" w:color="auto"/>
                        <w:right w:val="none" w:sz="0" w:space="0" w:color="auto"/>
                      </w:divBdr>
                    </w:div>
                  </w:divsChild>
                </w:div>
                <w:div w:id="1299143805">
                  <w:marLeft w:val="0"/>
                  <w:marRight w:val="0"/>
                  <w:marTop w:val="0"/>
                  <w:marBottom w:val="0"/>
                  <w:divBdr>
                    <w:top w:val="none" w:sz="0" w:space="0" w:color="auto"/>
                    <w:left w:val="none" w:sz="0" w:space="0" w:color="auto"/>
                    <w:bottom w:val="none" w:sz="0" w:space="0" w:color="auto"/>
                    <w:right w:val="none" w:sz="0" w:space="0" w:color="auto"/>
                  </w:divBdr>
                  <w:divsChild>
                    <w:div w:id="1183318108">
                      <w:marLeft w:val="0"/>
                      <w:marRight w:val="0"/>
                      <w:marTop w:val="0"/>
                      <w:marBottom w:val="0"/>
                      <w:divBdr>
                        <w:top w:val="none" w:sz="0" w:space="0" w:color="auto"/>
                        <w:left w:val="none" w:sz="0" w:space="0" w:color="auto"/>
                        <w:bottom w:val="none" w:sz="0" w:space="0" w:color="auto"/>
                        <w:right w:val="none" w:sz="0" w:space="0" w:color="auto"/>
                      </w:divBdr>
                    </w:div>
                  </w:divsChild>
                </w:div>
                <w:div w:id="1401515122">
                  <w:marLeft w:val="0"/>
                  <w:marRight w:val="0"/>
                  <w:marTop w:val="0"/>
                  <w:marBottom w:val="0"/>
                  <w:divBdr>
                    <w:top w:val="none" w:sz="0" w:space="0" w:color="auto"/>
                    <w:left w:val="none" w:sz="0" w:space="0" w:color="auto"/>
                    <w:bottom w:val="none" w:sz="0" w:space="0" w:color="auto"/>
                    <w:right w:val="none" w:sz="0" w:space="0" w:color="auto"/>
                  </w:divBdr>
                  <w:divsChild>
                    <w:div w:id="1217467526">
                      <w:marLeft w:val="0"/>
                      <w:marRight w:val="0"/>
                      <w:marTop w:val="0"/>
                      <w:marBottom w:val="0"/>
                      <w:divBdr>
                        <w:top w:val="none" w:sz="0" w:space="0" w:color="auto"/>
                        <w:left w:val="none" w:sz="0" w:space="0" w:color="auto"/>
                        <w:bottom w:val="none" w:sz="0" w:space="0" w:color="auto"/>
                        <w:right w:val="none" w:sz="0" w:space="0" w:color="auto"/>
                      </w:divBdr>
                    </w:div>
                  </w:divsChild>
                </w:div>
                <w:div w:id="1517841147">
                  <w:marLeft w:val="0"/>
                  <w:marRight w:val="0"/>
                  <w:marTop w:val="0"/>
                  <w:marBottom w:val="0"/>
                  <w:divBdr>
                    <w:top w:val="none" w:sz="0" w:space="0" w:color="auto"/>
                    <w:left w:val="none" w:sz="0" w:space="0" w:color="auto"/>
                    <w:bottom w:val="none" w:sz="0" w:space="0" w:color="auto"/>
                    <w:right w:val="none" w:sz="0" w:space="0" w:color="auto"/>
                  </w:divBdr>
                  <w:divsChild>
                    <w:div w:id="500631588">
                      <w:marLeft w:val="0"/>
                      <w:marRight w:val="0"/>
                      <w:marTop w:val="0"/>
                      <w:marBottom w:val="0"/>
                      <w:divBdr>
                        <w:top w:val="none" w:sz="0" w:space="0" w:color="auto"/>
                        <w:left w:val="none" w:sz="0" w:space="0" w:color="auto"/>
                        <w:bottom w:val="none" w:sz="0" w:space="0" w:color="auto"/>
                        <w:right w:val="none" w:sz="0" w:space="0" w:color="auto"/>
                      </w:divBdr>
                    </w:div>
                  </w:divsChild>
                </w:div>
                <w:div w:id="1558466848">
                  <w:marLeft w:val="0"/>
                  <w:marRight w:val="0"/>
                  <w:marTop w:val="0"/>
                  <w:marBottom w:val="0"/>
                  <w:divBdr>
                    <w:top w:val="none" w:sz="0" w:space="0" w:color="auto"/>
                    <w:left w:val="none" w:sz="0" w:space="0" w:color="auto"/>
                    <w:bottom w:val="none" w:sz="0" w:space="0" w:color="auto"/>
                    <w:right w:val="none" w:sz="0" w:space="0" w:color="auto"/>
                  </w:divBdr>
                  <w:divsChild>
                    <w:div w:id="1756437859">
                      <w:marLeft w:val="0"/>
                      <w:marRight w:val="0"/>
                      <w:marTop w:val="0"/>
                      <w:marBottom w:val="0"/>
                      <w:divBdr>
                        <w:top w:val="none" w:sz="0" w:space="0" w:color="auto"/>
                        <w:left w:val="none" w:sz="0" w:space="0" w:color="auto"/>
                        <w:bottom w:val="none" w:sz="0" w:space="0" w:color="auto"/>
                        <w:right w:val="none" w:sz="0" w:space="0" w:color="auto"/>
                      </w:divBdr>
                    </w:div>
                  </w:divsChild>
                </w:div>
                <w:div w:id="1605769647">
                  <w:marLeft w:val="0"/>
                  <w:marRight w:val="0"/>
                  <w:marTop w:val="0"/>
                  <w:marBottom w:val="0"/>
                  <w:divBdr>
                    <w:top w:val="none" w:sz="0" w:space="0" w:color="auto"/>
                    <w:left w:val="none" w:sz="0" w:space="0" w:color="auto"/>
                    <w:bottom w:val="none" w:sz="0" w:space="0" w:color="auto"/>
                    <w:right w:val="none" w:sz="0" w:space="0" w:color="auto"/>
                  </w:divBdr>
                  <w:divsChild>
                    <w:div w:id="1826580433">
                      <w:marLeft w:val="0"/>
                      <w:marRight w:val="0"/>
                      <w:marTop w:val="0"/>
                      <w:marBottom w:val="0"/>
                      <w:divBdr>
                        <w:top w:val="none" w:sz="0" w:space="0" w:color="auto"/>
                        <w:left w:val="none" w:sz="0" w:space="0" w:color="auto"/>
                        <w:bottom w:val="none" w:sz="0" w:space="0" w:color="auto"/>
                        <w:right w:val="none" w:sz="0" w:space="0" w:color="auto"/>
                      </w:divBdr>
                    </w:div>
                  </w:divsChild>
                </w:div>
                <w:div w:id="1802847029">
                  <w:marLeft w:val="0"/>
                  <w:marRight w:val="0"/>
                  <w:marTop w:val="0"/>
                  <w:marBottom w:val="0"/>
                  <w:divBdr>
                    <w:top w:val="none" w:sz="0" w:space="0" w:color="auto"/>
                    <w:left w:val="none" w:sz="0" w:space="0" w:color="auto"/>
                    <w:bottom w:val="none" w:sz="0" w:space="0" w:color="auto"/>
                    <w:right w:val="none" w:sz="0" w:space="0" w:color="auto"/>
                  </w:divBdr>
                  <w:divsChild>
                    <w:div w:id="235869855">
                      <w:marLeft w:val="0"/>
                      <w:marRight w:val="0"/>
                      <w:marTop w:val="0"/>
                      <w:marBottom w:val="0"/>
                      <w:divBdr>
                        <w:top w:val="none" w:sz="0" w:space="0" w:color="auto"/>
                        <w:left w:val="none" w:sz="0" w:space="0" w:color="auto"/>
                        <w:bottom w:val="none" w:sz="0" w:space="0" w:color="auto"/>
                        <w:right w:val="none" w:sz="0" w:space="0" w:color="auto"/>
                      </w:divBdr>
                    </w:div>
                  </w:divsChild>
                </w:div>
                <w:div w:id="2025548595">
                  <w:marLeft w:val="0"/>
                  <w:marRight w:val="0"/>
                  <w:marTop w:val="0"/>
                  <w:marBottom w:val="0"/>
                  <w:divBdr>
                    <w:top w:val="none" w:sz="0" w:space="0" w:color="auto"/>
                    <w:left w:val="none" w:sz="0" w:space="0" w:color="auto"/>
                    <w:bottom w:val="none" w:sz="0" w:space="0" w:color="auto"/>
                    <w:right w:val="none" w:sz="0" w:space="0" w:color="auto"/>
                  </w:divBdr>
                  <w:divsChild>
                    <w:div w:id="18733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58745">
          <w:marLeft w:val="0"/>
          <w:marRight w:val="0"/>
          <w:marTop w:val="0"/>
          <w:marBottom w:val="0"/>
          <w:divBdr>
            <w:top w:val="none" w:sz="0" w:space="0" w:color="auto"/>
            <w:left w:val="none" w:sz="0" w:space="0" w:color="auto"/>
            <w:bottom w:val="none" w:sz="0" w:space="0" w:color="auto"/>
            <w:right w:val="none" w:sz="0" w:space="0" w:color="auto"/>
          </w:divBdr>
        </w:div>
        <w:div w:id="1304847176">
          <w:marLeft w:val="0"/>
          <w:marRight w:val="0"/>
          <w:marTop w:val="0"/>
          <w:marBottom w:val="0"/>
          <w:divBdr>
            <w:top w:val="none" w:sz="0" w:space="0" w:color="auto"/>
            <w:left w:val="none" w:sz="0" w:space="0" w:color="auto"/>
            <w:bottom w:val="none" w:sz="0" w:space="0" w:color="auto"/>
            <w:right w:val="none" w:sz="0" w:space="0" w:color="auto"/>
          </w:divBdr>
        </w:div>
        <w:div w:id="1937323841">
          <w:marLeft w:val="0"/>
          <w:marRight w:val="0"/>
          <w:marTop w:val="0"/>
          <w:marBottom w:val="0"/>
          <w:divBdr>
            <w:top w:val="none" w:sz="0" w:space="0" w:color="auto"/>
            <w:left w:val="none" w:sz="0" w:space="0" w:color="auto"/>
            <w:bottom w:val="none" w:sz="0" w:space="0" w:color="auto"/>
            <w:right w:val="none" w:sz="0" w:space="0" w:color="auto"/>
          </w:divBdr>
        </w:div>
      </w:divsChild>
    </w:div>
    <w:div w:id="1061249121">
      <w:bodyDiv w:val="1"/>
      <w:marLeft w:val="0"/>
      <w:marRight w:val="0"/>
      <w:marTop w:val="0"/>
      <w:marBottom w:val="0"/>
      <w:divBdr>
        <w:top w:val="none" w:sz="0" w:space="0" w:color="auto"/>
        <w:left w:val="none" w:sz="0" w:space="0" w:color="auto"/>
        <w:bottom w:val="none" w:sz="0" w:space="0" w:color="auto"/>
        <w:right w:val="none" w:sz="0" w:space="0" w:color="auto"/>
      </w:divBdr>
    </w:div>
    <w:div w:id="1073313536">
      <w:bodyDiv w:val="1"/>
      <w:marLeft w:val="0"/>
      <w:marRight w:val="0"/>
      <w:marTop w:val="0"/>
      <w:marBottom w:val="0"/>
      <w:divBdr>
        <w:top w:val="none" w:sz="0" w:space="0" w:color="auto"/>
        <w:left w:val="none" w:sz="0" w:space="0" w:color="auto"/>
        <w:bottom w:val="none" w:sz="0" w:space="0" w:color="auto"/>
        <w:right w:val="none" w:sz="0" w:space="0" w:color="auto"/>
      </w:divBdr>
    </w:div>
    <w:div w:id="1080983025">
      <w:bodyDiv w:val="1"/>
      <w:marLeft w:val="0"/>
      <w:marRight w:val="0"/>
      <w:marTop w:val="0"/>
      <w:marBottom w:val="0"/>
      <w:divBdr>
        <w:top w:val="none" w:sz="0" w:space="0" w:color="auto"/>
        <w:left w:val="none" w:sz="0" w:space="0" w:color="auto"/>
        <w:bottom w:val="none" w:sz="0" w:space="0" w:color="auto"/>
        <w:right w:val="none" w:sz="0" w:space="0" w:color="auto"/>
      </w:divBdr>
    </w:div>
    <w:div w:id="1093164476">
      <w:bodyDiv w:val="1"/>
      <w:marLeft w:val="0"/>
      <w:marRight w:val="0"/>
      <w:marTop w:val="0"/>
      <w:marBottom w:val="0"/>
      <w:divBdr>
        <w:top w:val="none" w:sz="0" w:space="0" w:color="auto"/>
        <w:left w:val="none" w:sz="0" w:space="0" w:color="auto"/>
        <w:bottom w:val="none" w:sz="0" w:space="0" w:color="auto"/>
        <w:right w:val="none" w:sz="0" w:space="0" w:color="auto"/>
      </w:divBdr>
    </w:div>
    <w:div w:id="1121458062">
      <w:bodyDiv w:val="1"/>
      <w:marLeft w:val="0"/>
      <w:marRight w:val="0"/>
      <w:marTop w:val="0"/>
      <w:marBottom w:val="0"/>
      <w:divBdr>
        <w:top w:val="none" w:sz="0" w:space="0" w:color="auto"/>
        <w:left w:val="none" w:sz="0" w:space="0" w:color="auto"/>
        <w:bottom w:val="none" w:sz="0" w:space="0" w:color="auto"/>
        <w:right w:val="none" w:sz="0" w:space="0" w:color="auto"/>
      </w:divBdr>
    </w:div>
    <w:div w:id="1155026105">
      <w:bodyDiv w:val="1"/>
      <w:marLeft w:val="0"/>
      <w:marRight w:val="0"/>
      <w:marTop w:val="0"/>
      <w:marBottom w:val="0"/>
      <w:divBdr>
        <w:top w:val="none" w:sz="0" w:space="0" w:color="auto"/>
        <w:left w:val="none" w:sz="0" w:space="0" w:color="auto"/>
        <w:bottom w:val="none" w:sz="0" w:space="0" w:color="auto"/>
        <w:right w:val="none" w:sz="0" w:space="0" w:color="auto"/>
      </w:divBdr>
      <w:divsChild>
        <w:div w:id="2067681828">
          <w:marLeft w:val="0"/>
          <w:marRight w:val="0"/>
          <w:marTop w:val="0"/>
          <w:marBottom w:val="0"/>
          <w:divBdr>
            <w:top w:val="none" w:sz="0" w:space="0" w:color="auto"/>
            <w:left w:val="none" w:sz="0" w:space="0" w:color="auto"/>
            <w:bottom w:val="none" w:sz="0" w:space="0" w:color="auto"/>
            <w:right w:val="none" w:sz="0" w:space="0" w:color="auto"/>
          </w:divBdr>
          <w:divsChild>
            <w:div w:id="158277808">
              <w:marLeft w:val="0"/>
              <w:marRight w:val="0"/>
              <w:marTop w:val="0"/>
              <w:marBottom w:val="0"/>
              <w:divBdr>
                <w:top w:val="none" w:sz="0" w:space="0" w:color="auto"/>
                <w:left w:val="none" w:sz="0" w:space="0" w:color="auto"/>
                <w:bottom w:val="none" w:sz="0" w:space="0" w:color="auto"/>
                <w:right w:val="none" w:sz="0" w:space="0" w:color="auto"/>
              </w:divBdr>
              <w:divsChild>
                <w:div w:id="564075468">
                  <w:marLeft w:val="0"/>
                  <w:marRight w:val="0"/>
                  <w:marTop w:val="0"/>
                  <w:marBottom w:val="0"/>
                  <w:divBdr>
                    <w:top w:val="none" w:sz="0" w:space="0" w:color="auto"/>
                    <w:left w:val="none" w:sz="0" w:space="0" w:color="auto"/>
                    <w:bottom w:val="none" w:sz="0" w:space="0" w:color="auto"/>
                    <w:right w:val="none" w:sz="0" w:space="0" w:color="auto"/>
                  </w:divBdr>
                </w:div>
                <w:div w:id="1474445246">
                  <w:marLeft w:val="0"/>
                  <w:marRight w:val="0"/>
                  <w:marTop w:val="0"/>
                  <w:marBottom w:val="0"/>
                  <w:divBdr>
                    <w:top w:val="none" w:sz="0" w:space="0" w:color="auto"/>
                    <w:left w:val="none" w:sz="0" w:space="0" w:color="auto"/>
                    <w:bottom w:val="none" w:sz="0" w:space="0" w:color="auto"/>
                    <w:right w:val="none" w:sz="0" w:space="0" w:color="auto"/>
                  </w:divBdr>
                </w:div>
                <w:div w:id="1825468781">
                  <w:marLeft w:val="0"/>
                  <w:marRight w:val="0"/>
                  <w:marTop w:val="0"/>
                  <w:marBottom w:val="0"/>
                  <w:divBdr>
                    <w:top w:val="none" w:sz="0" w:space="0" w:color="auto"/>
                    <w:left w:val="none" w:sz="0" w:space="0" w:color="auto"/>
                    <w:bottom w:val="none" w:sz="0" w:space="0" w:color="auto"/>
                    <w:right w:val="none" w:sz="0" w:space="0" w:color="auto"/>
                  </w:divBdr>
                </w:div>
                <w:div w:id="1945846559">
                  <w:marLeft w:val="0"/>
                  <w:marRight w:val="0"/>
                  <w:marTop w:val="0"/>
                  <w:marBottom w:val="0"/>
                  <w:divBdr>
                    <w:top w:val="none" w:sz="0" w:space="0" w:color="auto"/>
                    <w:left w:val="none" w:sz="0" w:space="0" w:color="auto"/>
                    <w:bottom w:val="none" w:sz="0" w:space="0" w:color="auto"/>
                    <w:right w:val="none" w:sz="0" w:space="0" w:color="auto"/>
                  </w:divBdr>
                </w:div>
                <w:div w:id="2022118981">
                  <w:marLeft w:val="0"/>
                  <w:marRight w:val="0"/>
                  <w:marTop w:val="0"/>
                  <w:marBottom w:val="0"/>
                  <w:divBdr>
                    <w:top w:val="none" w:sz="0" w:space="0" w:color="auto"/>
                    <w:left w:val="none" w:sz="0" w:space="0" w:color="auto"/>
                    <w:bottom w:val="none" w:sz="0" w:space="0" w:color="auto"/>
                    <w:right w:val="none" w:sz="0" w:space="0" w:color="auto"/>
                  </w:divBdr>
                </w:div>
              </w:divsChild>
            </w:div>
            <w:div w:id="1030956124">
              <w:marLeft w:val="0"/>
              <w:marRight w:val="0"/>
              <w:marTop w:val="0"/>
              <w:marBottom w:val="0"/>
              <w:divBdr>
                <w:top w:val="none" w:sz="0" w:space="0" w:color="auto"/>
                <w:left w:val="none" w:sz="0" w:space="0" w:color="auto"/>
                <w:bottom w:val="none" w:sz="0" w:space="0" w:color="auto"/>
                <w:right w:val="none" w:sz="0" w:space="0" w:color="auto"/>
              </w:divBdr>
              <w:divsChild>
                <w:div w:id="2109083777">
                  <w:marLeft w:val="0"/>
                  <w:marRight w:val="0"/>
                  <w:marTop w:val="0"/>
                  <w:marBottom w:val="0"/>
                  <w:divBdr>
                    <w:top w:val="none" w:sz="0" w:space="0" w:color="auto"/>
                    <w:left w:val="none" w:sz="0" w:space="0" w:color="auto"/>
                    <w:bottom w:val="none" w:sz="0" w:space="0" w:color="auto"/>
                    <w:right w:val="none" w:sz="0" w:space="0" w:color="auto"/>
                  </w:divBdr>
                </w:div>
              </w:divsChild>
            </w:div>
            <w:div w:id="1127355574">
              <w:marLeft w:val="0"/>
              <w:marRight w:val="0"/>
              <w:marTop w:val="0"/>
              <w:marBottom w:val="0"/>
              <w:divBdr>
                <w:top w:val="none" w:sz="0" w:space="0" w:color="auto"/>
                <w:left w:val="none" w:sz="0" w:space="0" w:color="auto"/>
                <w:bottom w:val="none" w:sz="0" w:space="0" w:color="auto"/>
                <w:right w:val="none" w:sz="0" w:space="0" w:color="auto"/>
              </w:divBdr>
              <w:divsChild>
                <w:div w:id="167140390">
                  <w:marLeft w:val="0"/>
                  <w:marRight w:val="0"/>
                  <w:marTop w:val="0"/>
                  <w:marBottom w:val="0"/>
                  <w:divBdr>
                    <w:top w:val="none" w:sz="0" w:space="0" w:color="auto"/>
                    <w:left w:val="none" w:sz="0" w:space="0" w:color="auto"/>
                    <w:bottom w:val="none" w:sz="0" w:space="0" w:color="auto"/>
                    <w:right w:val="none" w:sz="0" w:space="0" w:color="auto"/>
                  </w:divBdr>
                </w:div>
                <w:div w:id="222638702">
                  <w:marLeft w:val="0"/>
                  <w:marRight w:val="0"/>
                  <w:marTop w:val="0"/>
                  <w:marBottom w:val="0"/>
                  <w:divBdr>
                    <w:top w:val="none" w:sz="0" w:space="0" w:color="auto"/>
                    <w:left w:val="none" w:sz="0" w:space="0" w:color="auto"/>
                    <w:bottom w:val="none" w:sz="0" w:space="0" w:color="auto"/>
                    <w:right w:val="none" w:sz="0" w:space="0" w:color="auto"/>
                  </w:divBdr>
                </w:div>
                <w:div w:id="792985779">
                  <w:marLeft w:val="0"/>
                  <w:marRight w:val="0"/>
                  <w:marTop w:val="0"/>
                  <w:marBottom w:val="0"/>
                  <w:divBdr>
                    <w:top w:val="none" w:sz="0" w:space="0" w:color="auto"/>
                    <w:left w:val="none" w:sz="0" w:space="0" w:color="auto"/>
                    <w:bottom w:val="none" w:sz="0" w:space="0" w:color="auto"/>
                    <w:right w:val="none" w:sz="0" w:space="0" w:color="auto"/>
                  </w:divBdr>
                </w:div>
                <w:div w:id="1587811991">
                  <w:marLeft w:val="0"/>
                  <w:marRight w:val="0"/>
                  <w:marTop w:val="0"/>
                  <w:marBottom w:val="0"/>
                  <w:divBdr>
                    <w:top w:val="none" w:sz="0" w:space="0" w:color="auto"/>
                    <w:left w:val="none" w:sz="0" w:space="0" w:color="auto"/>
                    <w:bottom w:val="none" w:sz="0" w:space="0" w:color="auto"/>
                    <w:right w:val="none" w:sz="0" w:space="0" w:color="auto"/>
                  </w:divBdr>
                </w:div>
                <w:div w:id="18503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22389">
      <w:bodyDiv w:val="1"/>
      <w:marLeft w:val="0"/>
      <w:marRight w:val="0"/>
      <w:marTop w:val="0"/>
      <w:marBottom w:val="0"/>
      <w:divBdr>
        <w:top w:val="none" w:sz="0" w:space="0" w:color="auto"/>
        <w:left w:val="none" w:sz="0" w:space="0" w:color="auto"/>
        <w:bottom w:val="none" w:sz="0" w:space="0" w:color="auto"/>
        <w:right w:val="none" w:sz="0" w:space="0" w:color="auto"/>
      </w:divBdr>
    </w:div>
    <w:div w:id="1187063322">
      <w:bodyDiv w:val="1"/>
      <w:marLeft w:val="0"/>
      <w:marRight w:val="0"/>
      <w:marTop w:val="0"/>
      <w:marBottom w:val="0"/>
      <w:divBdr>
        <w:top w:val="none" w:sz="0" w:space="0" w:color="auto"/>
        <w:left w:val="none" w:sz="0" w:space="0" w:color="auto"/>
        <w:bottom w:val="none" w:sz="0" w:space="0" w:color="auto"/>
        <w:right w:val="none" w:sz="0" w:space="0" w:color="auto"/>
      </w:divBdr>
    </w:div>
    <w:div w:id="1238710907">
      <w:bodyDiv w:val="1"/>
      <w:marLeft w:val="0"/>
      <w:marRight w:val="0"/>
      <w:marTop w:val="0"/>
      <w:marBottom w:val="0"/>
      <w:divBdr>
        <w:top w:val="none" w:sz="0" w:space="0" w:color="auto"/>
        <w:left w:val="none" w:sz="0" w:space="0" w:color="auto"/>
        <w:bottom w:val="none" w:sz="0" w:space="0" w:color="auto"/>
        <w:right w:val="none" w:sz="0" w:space="0" w:color="auto"/>
      </w:divBdr>
    </w:div>
    <w:div w:id="1252156366">
      <w:bodyDiv w:val="1"/>
      <w:marLeft w:val="0"/>
      <w:marRight w:val="0"/>
      <w:marTop w:val="0"/>
      <w:marBottom w:val="0"/>
      <w:divBdr>
        <w:top w:val="none" w:sz="0" w:space="0" w:color="auto"/>
        <w:left w:val="none" w:sz="0" w:space="0" w:color="auto"/>
        <w:bottom w:val="none" w:sz="0" w:space="0" w:color="auto"/>
        <w:right w:val="none" w:sz="0" w:space="0" w:color="auto"/>
      </w:divBdr>
    </w:div>
    <w:div w:id="1295482138">
      <w:bodyDiv w:val="1"/>
      <w:marLeft w:val="0"/>
      <w:marRight w:val="0"/>
      <w:marTop w:val="0"/>
      <w:marBottom w:val="0"/>
      <w:divBdr>
        <w:top w:val="none" w:sz="0" w:space="0" w:color="auto"/>
        <w:left w:val="none" w:sz="0" w:space="0" w:color="auto"/>
        <w:bottom w:val="none" w:sz="0" w:space="0" w:color="auto"/>
        <w:right w:val="none" w:sz="0" w:space="0" w:color="auto"/>
      </w:divBdr>
    </w:div>
    <w:div w:id="1342201979">
      <w:bodyDiv w:val="1"/>
      <w:marLeft w:val="0"/>
      <w:marRight w:val="0"/>
      <w:marTop w:val="0"/>
      <w:marBottom w:val="0"/>
      <w:divBdr>
        <w:top w:val="none" w:sz="0" w:space="0" w:color="auto"/>
        <w:left w:val="none" w:sz="0" w:space="0" w:color="auto"/>
        <w:bottom w:val="none" w:sz="0" w:space="0" w:color="auto"/>
        <w:right w:val="none" w:sz="0" w:space="0" w:color="auto"/>
      </w:divBdr>
    </w:div>
    <w:div w:id="1345326596">
      <w:bodyDiv w:val="1"/>
      <w:marLeft w:val="0"/>
      <w:marRight w:val="0"/>
      <w:marTop w:val="0"/>
      <w:marBottom w:val="0"/>
      <w:divBdr>
        <w:top w:val="none" w:sz="0" w:space="0" w:color="auto"/>
        <w:left w:val="none" w:sz="0" w:space="0" w:color="auto"/>
        <w:bottom w:val="none" w:sz="0" w:space="0" w:color="auto"/>
        <w:right w:val="none" w:sz="0" w:space="0" w:color="auto"/>
      </w:divBdr>
    </w:div>
    <w:div w:id="1391465451">
      <w:bodyDiv w:val="1"/>
      <w:marLeft w:val="0"/>
      <w:marRight w:val="0"/>
      <w:marTop w:val="0"/>
      <w:marBottom w:val="0"/>
      <w:divBdr>
        <w:top w:val="none" w:sz="0" w:space="0" w:color="auto"/>
        <w:left w:val="none" w:sz="0" w:space="0" w:color="auto"/>
        <w:bottom w:val="none" w:sz="0" w:space="0" w:color="auto"/>
        <w:right w:val="none" w:sz="0" w:space="0" w:color="auto"/>
      </w:divBdr>
    </w:div>
    <w:div w:id="1424719219">
      <w:bodyDiv w:val="1"/>
      <w:marLeft w:val="0"/>
      <w:marRight w:val="0"/>
      <w:marTop w:val="0"/>
      <w:marBottom w:val="0"/>
      <w:divBdr>
        <w:top w:val="none" w:sz="0" w:space="0" w:color="auto"/>
        <w:left w:val="none" w:sz="0" w:space="0" w:color="auto"/>
        <w:bottom w:val="none" w:sz="0" w:space="0" w:color="auto"/>
        <w:right w:val="none" w:sz="0" w:space="0" w:color="auto"/>
      </w:divBdr>
      <w:divsChild>
        <w:div w:id="980958011">
          <w:marLeft w:val="0"/>
          <w:marRight w:val="0"/>
          <w:marTop w:val="0"/>
          <w:marBottom w:val="0"/>
          <w:divBdr>
            <w:top w:val="none" w:sz="0" w:space="0" w:color="auto"/>
            <w:left w:val="none" w:sz="0" w:space="0" w:color="auto"/>
            <w:bottom w:val="none" w:sz="0" w:space="0" w:color="auto"/>
            <w:right w:val="none" w:sz="0" w:space="0" w:color="auto"/>
          </w:divBdr>
        </w:div>
        <w:div w:id="1288658318">
          <w:marLeft w:val="0"/>
          <w:marRight w:val="0"/>
          <w:marTop w:val="0"/>
          <w:marBottom w:val="0"/>
          <w:divBdr>
            <w:top w:val="none" w:sz="0" w:space="0" w:color="auto"/>
            <w:left w:val="none" w:sz="0" w:space="0" w:color="auto"/>
            <w:bottom w:val="none" w:sz="0" w:space="0" w:color="auto"/>
            <w:right w:val="none" w:sz="0" w:space="0" w:color="auto"/>
          </w:divBdr>
        </w:div>
      </w:divsChild>
    </w:div>
    <w:div w:id="1451784371">
      <w:bodyDiv w:val="1"/>
      <w:marLeft w:val="0"/>
      <w:marRight w:val="0"/>
      <w:marTop w:val="0"/>
      <w:marBottom w:val="0"/>
      <w:divBdr>
        <w:top w:val="none" w:sz="0" w:space="0" w:color="auto"/>
        <w:left w:val="none" w:sz="0" w:space="0" w:color="auto"/>
        <w:bottom w:val="none" w:sz="0" w:space="0" w:color="auto"/>
        <w:right w:val="none" w:sz="0" w:space="0" w:color="auto"/>
      </w:divBdr>
      <w:divsChild>
        <w:div w:id="1073237638">
          <w:marLeft w:val="0"/>
          <w:marRight w:val="0"/>
          <w:marTop w:val="0"/>
          <w:marBottom w:val="0"/>
          <w:divBdr>
            <w:top w:val="none" w:sz="0" w:space="0" w:color="auto"/>
            <w:left w:val="none" w:sz="0" w:space="0" w:color="auto"/>
            <w:bottom w:val="none" w:sz="0" w:space="0" w:color="auto"/>
            <w:right w:val="none" w:sz="0" w:space="0" w:color="auto"/>
          </w:divBdr>
        </w:div>
        <w:div w:id="1937595764">
          <w:marLeft w:val="0"/>
          <w:marRight w:val="0"/>
          <w:marTop w:val="0"/>
          <w:marBottom w:val="0"/>
          <w:divBdr>
            <w:top w:val="none" w:sz="0" w:space="0" w:color="auto"/>
            <w:left w:val="none" w:sz="0" w:space="0" w:color="auto"/>
            <w:bottom w:val="none" w:sz="0" w:space="0" w:color="auto"/>
            <w:right w:val="none" w:sz="0" w:space="0" w:color="auto"/>
          </w:divBdr>
          <w:divsChild>
            <w:div w:id="1487168845">
              <w:marLeft w:val="-75"/>
              <w:marRight w:val="0"/>
              <w:marTop w:val="30"/>
              <w:marBottom w:val="30"/>
              <w:divBdr>
                <w:top w:val="none" w:sz="0" w:space="0" w:color="auto"/>
                <w:left w:val="none" w:sz="0" w:space="0" w:color="auto"/>
                <w:bottom w:val="none" w:sz="0" w:space="0" w:color="auto"/>
                <w:right w:val="none" w:sz="0" w:space="0" w:color="auto"/>
              </w:divBdr>
              <w:divsChild>
                <w:div w:id="2710106">
                  <w:marLeft w:val="0"/>
                  <w:marRight w:val="0"/>
                  <w:marTop w:val="0"/>
                  <w:marBottom w:val="0"/>
                  <w:divBdr>
                    <w:top w:val="none" w:sz="0" w:space="0" w:color="auto"/>
                    <w:left w:val="none" w:sz="0" w:space="0" w:color="auto"/>
                    <w:bottom w:val="none" w:sz="0" w:space="0" w:color="auto"/>
                    <w:right w:val="none" w:sz="0" w:space="0" w:color="auto"/>
                  </w:divBdr>
                  <w:divsChild>
                    <w:div w:id="398408097">
                      <w:marLeft w:val="0"/>
                      <w:marRight w:val="0"/>
                      <w:marTop w:val="0"/>
                      <w:marBottom w:val="0"/>
                      <w:divBdr>
                        <w:top w:val="none" w:sz="0" w:space="0" w:color="auto"/>
                        <w:left w:val="none" w:sz="0" w:space="0" w:color="auto"/>
                        <w:bottom w:val="none" w:sz="0" w:space="0" w:color="auto"/>
                        <w:right w:val="none" w:sz="0" w:space="0" w:color="auto"/>
                      </w:divBdr>
                    </w:div>
                  </w:divsChild>
                </w:div>
                <w:div w:id="88700473">
                  <w:marLeft w:val="0"/>
                  <w:marRight w:val="0"/>
                  <w:marTop w:val="0"/>
                  <w:marBottom w:val="0"/>
                  <w:divBdr>
                    <w:top w:val="none" w:sz="0" w:space="0" w:color="auto"/>
                    <w:left w:val="none" w:sz="0" w:space="0" w:color="auto"/>
                    <w:bottom w:val="none" w:sz="0" w:space="0" w:color="auto"/>
                    <w:right w:val="none" w:sz="0" w:space="0" w:color="auto"/>
                  </w:divBdr>
                  <w:divsChild>
                    <w:div w:id="1977952959">
                      <w:marLeft w:val="0"/>
                      <w:marRight w:val="0"/>
                      <w:marTop w:val="0"/>
                      <w:marBottom w:val="0"/>
                      <w:divBdr>
                        <w:top w:val="none" w:sz="0" w:space="0" w:color="auto"/>
                        <w:left w:val="none" w:sz="0" w:space="0" w:color="auto"/>
                        <w:bottom w:val="none" w:sz="0" w:space="0" w:color="auto"/>
                        <w:right w:val="none" w:sz="0" w:space="0" w:color="auto"/>
                      </w:divBdr>
                    </w:div>
                  </w:divsChild>
                </w:div>
                <w:div w:id="90323810">
                  <w:marLeft w:val="0"/>
                  <w:marRight w:val="0"/>
                  <w:marTop w:val="0"/>
                  <w:marBottom w:val="0"/>
                  <w:divBdr>
                    <w:top w:val="none" w:sz="0" w:space="0" w:color="auto"/>
                    <w:left w:val="none" w:sz="0" w:space="0" w:color="auto"/>
                    <w:bottom w:val="none" w:sz="0" w:space="0" w:color="auto"/>
                    <w:right w:val="none" w:sz="0" w:space="0" w:color="auto"/>
                  </w:divBdr>
                  <w:divsChild>
                    <w:div w:id="2143770006">
                      <w:marLeft w:val="0"/>
                      <w:marRight w:val="0"/>
                      <w:marTop w:val="0"/>
                      <w:marBottom w:val="0"/>
                      <w:divBdr>
                        <w:top w:val="none" w:sz="0" w:space="0" w:color="auto"/>
                        <w:left w:val="none" w:sz="0" w:space="0" w:color="auto"/>
                        <w:bottom w:val="none" w:sz="0" w:space="0" w:color="auto"/>
                        <w:right w:val="none" w:sz="0" w:space="0" w:color="auto"/>
                      </w:divBdr>
                    </w:div>
                  </w:divsChild>
                </w:div>
                <w:div w:id="93522500">
                  <w:marLeft w:val="0"/>
                  <w:marRight w:val="0"/>
                  <w:marTop w:val="0"/>
                  <w:marBottom w:val="0"/>
                  <w:divBdr>
                    <w:top w:val="none" w:sz="0" w:space="0" w:color="auto"/>
                    <w:left w:val="none" w:sz="0" w:space="0" w:color="auto"/>
                    <w:bottom w:val="none" w:sz="0" w:space="0" w:color="auto"/>
                    <w:right w:val="none" w:sz="0" w:space="0" w:color="auto"/>
                  </w:divBdr>
                  <w:divsChild>
                    <w:div w:id="1494448760">
                      <w:marLeft w:val="0"/>
                      <w:marRight w:val="0"/>
                      <w:marTop w:val="0"/>
                      <w:marBottom w:val="0"/>
                      <w:divBdr>
                        <w:top w:val="none" w:sz="0" w:space="0" w:color="auto"/>
                        <w:left w:val="none" w:sz="0" w:space="0" w:color="auto"/>
                        <w:bottom w:val="none" w:sz="0" w:space="0" w:color="auto"/>
                        <w:right w:val="none" w:sz="0" w:space="0" w:color="auto"/>
                      </w:divBdr>
                    </w:div>
                  </w:divsChild>
                </w:div>
                <w:div w:id="138346824">
                  <w:marLeft w:val="0"/>
                  <w:marRight w:val="0"/>
                  <w:marTop w:val="0"/>
                  <w:marBottom w:val="0"/>
                  <w:divBdr>
                    <w:top w:val="none" w:sz="0" w:space="0" w:color="auto"/>
                    <w:left w:val="none" w:sz="0" w:space="0" w:color="auto"/>
                    <w:bottom w:val="none" w:sz="0" w:space="0" w:color="auto"/>
                    <w:right w:val="none" w:sz="0" w:space="0" w:color="auto"/>
                  </w:divBdr>
                  <w:divsChild>
                    <w:div w:id="1977907312">
                      <w:marLeft w:val="0"/>
                      <w:marRight w:val="0"/>
                      <w:marTop w:val="0"/>
                      <w:marBottom w:val="0"/>
                      <w:divBdr>
                        <w:top w:val="none" w:sz="0" w:space="0" w:color="auto"/>
                        <w:left w:val="none" w:sz="0" w:space="0" w:color="auto"/>
                        <w:bottom w:val="none" w:sz="0" w:space="0" w:color="auto"/>
                        <w:right w:val="none" w:sz="0" w:space="0" w:color="auto"/>
                      </w:divBdr>
                    </w:div>
                  </w:divsChild>
                </w:div>
                <w:div w:id="248926170">
                  <w:marLeft w:val="0"/>
                  <w:marRight w:val="0"/>
                  <w:marTop w:val="0"/>
                  <w:marBottom w:val="0"/>
                  <w:divBdr>
                    <w:top w:val="none" w:sz="0" w:space="0" w:color="auto"/>
                    <w:left w:val="none" w:sz="0" w:space="0" w:color="auto"/>
                    <w:bottom w:val="none" w:sz="0" w:space="0" w:color="auto"/>
                    <w:right w:val="none" w:sz="0" w:space="0" w:color="auto"/>
                  </w:divBdr>
                  <w:divsChild>
                    <w:div w:id="1214997101">
                      <w:marLeft w:val="0"/>
                      <w:marRight w:val="0"/>
                      <w:marTop w:val="0"/>
                      <w:marBottom w:val="0"/>
                      <w:divBdr>
                        <w:top w:val="none" w:sz="0" w:space="0" w:color="auto"/>
                        <w:left w:val="none" w:sz="0" w:space="0" w:color="auto"/>
                        <w:bottom w:val="none" w:sz="0" w:space="0" w:color="auto"/>
                        <w:right w:val="none" w:sz="0" w:space="0" w:color="auto"/>
                      </w:divBdr>
                    </w:div>
                  </w:divsChild>
                </w:div>
                <w:div w:id="265234202">
                  <w:marLeft w:val="0"/>
                  <w:marRight w:val="0"/>
                  <w:marTop w:val="0"/>
                  <w:marBottom w:val="0"/>
                  <w:divBdr>
                    <w:top w:val="none" w:sz="0" w:space="0" w:color="auto"/>
                    <w:left w:val="none" w:sz="0" w:space="0" w:color="auto"/>
                    <w:bottom w:val="none" w:sz="0" w:space="0" w:color="auto"/>
                    <w:right w:val="none" w:sz="0" w:space="0" w:color="auto"/>
                  </w:divBdr>
                  <w:divsChild>
                    <w:div w:id="390888557">
                      <w:marLeft w:val="0"/>
                      <w:marRight w:val="0"/>
                      <w:marTop w:val="0"/>
                      <w:marBottom w:val="0"/>
                      <w:divBdr>
                        <w:top w:val="none" w:sz="0" w:space="0" w:color="auto"/>
                        <w:left w:val="none" w:sz="0" w:space="0" w:color="auto"/>
                        <w:bottom w:val="none" w:sz="0" w:space="0" w:color="auto"/>
                        <w:right w:val="none" w:sz="0" w:space="0" w:color="auto"/>
                      </w:divBdr>
                    </w:div>
                  </w:divsChild>
                </w:div>
                <w:div w:id="341472145">
                  <w:marLeft w:val="0"/>
                  <w:marRight w:val="0"/>
                  <w:marTop w:val="0"/>
                  <w:marBottom w:val="0"/>
                  <w:divBdr>
                    <w:top w:val="none" w:sz="0" w:space="0" w:color="auto"/>
                    <w:left w:val="none" w:sz="0" w:space="0" w:color="auto"/>
                    <w:bottom w:val="none" w:sz="0" w:space="0" w:color="auto"/>
                    <w:right w:val="none" w:sz="0" w:space="0" w:color="auto"/>
                  </w:divBdr>
                  <w:divsChild>
                    <w:div w:id="1050300919">
                      <w:marLeft w:val="0"/>
                      <w:marRight w:val="0"/>
                      <w:marTop w:val="0"/>
                      <w:marBottom w:val="0"/>
                      <w:divBdr>
                        <w:top w:val="none" w:sz="0" w:space="0" w:color="auto"/>
                        <w:left w:val="none" w:sz="0" w:space="0" w:color="auto"/>
                        <w:bottom w:val="none" w:sz="0" w:space="0" w:color="auto"/>
                        <w:right w:val="none" w:sz="0" w:space="0" w:color="auto"/>
                      </w:divBdr>
                    </w:div>
                  </w:divsChild>
                </w:div>
                <w:div w:id="431902287">
                  <w:marLeft w:val="0"/>
                  <w:marRight w:val="0"/>
                  <w:marTop w:val="0"/>
                  <w:marBottom w:val="0"/>
                  <w:divBdr>
                    <w:top w:val="none" w:sz="0" w:space="0" w:color="auto"/>
                    <w:left w:val="none" w:sz="0" w:space="0" w:color="auto"/>
                    <w:bottom w:val="none" w:sz="0" w:space="0" w:color="auto"/>
                    <w:right w:val="none" w:sz="0" w:space="0" w:color="auto"/>
                  </w:divBdr>
                  <w:divsChild>
                    <w:div w:id="1969820821">
                      <w:marLeft w:val="0"/>
                      <w:marRight w:val="0"/>
                      <w:marTop w:val="0"/>
                      <w:marBottom w:val="0"/>
                      <w:divBdr>
                        <w:top w:val="none" w:sz="0" w:space="0" w:color="auto"/>
                        <w:left w:val="none" w:sz="0" w:space="0" w:color="auto"/>
                        <w:bottom w:val="none" w:sz="0" w:space="0" w:color="auto"/>
                        <w:right w:val="none" w:sz="0" w:space="0" w:color="auto"/>
                      </w:divBdr>
                    </w:div>
                  </w:divsChild>
                </w:div>
                <w:div w:id="492263924">
                  <w:marLeft w:val="0"/>
                  <w:marRight w:val="0"/>
                  <w:marTop w:val="0"/>
                  <w:marBottom w:val="0"/>
                  <w:divBdr>
                    <w:top w:val="none" w:sz="0" w:space="0" w:color="auto"/>
                    <w:left w:val="none" w:sz="0" w:space="0" w:color="auto"/>
                    <w:bottom w:val="none" w:sz="0" w:space="0" w:color="auto"/>
                    <w:right w:val="none" w:sz="0" w:space="0" w:color="auto"/>
                  </w:divBdr>
                  <w:divsChild>
                    <w:div w:id="1855924024">
                      <w:marLeft w:val="0"/>
                      <w:marRight w:val="0"/>
                      <w:marTop w:val="0"/>
                      <w:marBottom w:val="0"/>
                      <w:divBdr>
                        <w:top w:val="none" w:sz="0" w:space="0" w:color="auto"/>
                        <w:left w:val="none" w:sz="0" w:space="0" w:color="auto"/>
                        <w:bottom w:val="none" w:sz="0" w:space="0" w:color="auto"/>
                        <w:right w:val="none" w:sz="0" w:space="0" w:color="auto"/>
                      </w:divBdr>
                    </w:div>
                  </w:divsChild>
                </w:div>
                <w:div w:id="563955296">
                  <w:marLeft w:val="0"/>
                  <w:marRight w:val="0"/>
                  <w:marTop w:val="0"/>
                  <w:marBottom w:val="0"/>
                  <w:divBdr>
                    <w:top w:val="none" w:sz="0" w:space="0" w:color="auto"/>
                    <w:left w:val="none" w:sz="0" w:space="0" w:color="auto"/>
                    <w:bottom w:val="none" w:sz="0" w:space="0" w:color="auto"/>
                    <w:right w:val="none" w:sz="0" w:space="0" w:color="auto"/>
                  </w:divBdr>
                  <w:divsChild>
                    <w:div w:id="615412381">
                      <w:marLeft w:val="0"/>
                      <w:marRight w:val="0"/>
                      <w:marTop w:val="0"/>
                      <w:marBottom w:val="0"/>
                      <w:divBdr>
                        <w:top w:val="none" w:sz="0" w:space="0" w:color="auto"/>
                        <w:left w:val="none" w:sz="0" w:space="0" w:color="auto"/>
                        <w:bottom w:val="none" w:sz="0" w:space="0" w:color="auto"/>
                        <w:right w:val="none" w:sz="0" w:space="0" w:color="auto"/>
                      </w:divBdr>
                    </w:div>
                  </w:divsChild>
                </w:div>
                <w:div w:id="597104491">
                  <w:marLeft w:val="0"/>
                  <w:marRight w:val="0"/>
                  <w:marTop w:val="0"/>
                  <w:marBottom w:val="0"/>
                  <w:divBdr>
                    <w:top w:val="none" w:sz="0" w:space="0" w:color="auto"/>
                    <w:left w:val="none" w:sz="0" w:space="0" w:color="auto"/>
                    <w:bottom w:val="none" w:sz="0" w:space="0" w:color="auto"/>
                    <w:right w:val="none" w:sz="0" w:space="0" w:color="auto"/>
                  </w:divBdr>
                  <w:divsChild>
                    <w:div w:id="2143964763">
                      <w:marLeft w:val="0"/>
                      <w:marRight w:val="0"/>
                      <w:marTop w:val="0"/>
                      <w:marBottom w:val="0"/>
                      <w:divBdr>
                        <w:top w:val="none" w:sz="0" w:space="0" w:color="auto"/>
                        <w:left w:val="none" w:sz="0" w:space="0" w:color="auto"/>
                        <w:bottom w:val="none" w:sz="0" w:space="0" w:color="auto"/>
                        <w:right w:val="none" w:sz="0" w:space="0" w:color="auto"/>
                      </w:divBdr>
                    </w:div>
                  </w:divsChild>
                </w:div>
                <w:div w:id="604386991">
                  <w:marLeft w:val="0"/>
                  <w:marRight w:val="0"/>
                  <w:marTop w:val="0"/>
                  <w:marBottom w:val="0"/>
                  <w:divBdr>
                    <w:top w:val="none" w:sz="0" w:space="0" w:color="auto"/>
                    <w:left w:val="none" w:sz="0" w:space="0" w:color="auto"/>
                    <w:bottom w:val="none" w:sz="0" w:space="0" w:color="auto"/>
                    <w:right w:val="none" w:sz="0" w:space="0" w:color="auto"/>
                  </w:divBdr>
                  <w:divsChild>
                    <w:div w:id="52968370">
                      <w:marLeft w:val="0"/>
                      <w:marRight w:val="0"/>
                      <w:marTop w:val="0"/>
                      <w:marBottom w:val="0"/>
                      <w:divBdr>
                        <w:top w:val="none" w:sz="0" w:space="0" w:color="auto"/>
                        <w:left w:val="none" w:sz="0" w:space="0" w:color="auto"/>
                        <w:bottom w:val="none" w:sz="0" w:space="0" w:color="auto"/>
                        <w:right w:val="none" w:sz="0" w:space="0" w:color="auto"/>
                      </w:divBdr>
                    </w:div>
                  </w:divsChild>
                </w:div>
                <w:div w:id="610206249">
                  <w:marLeft w:val="0"/>
                  <w:marRight w:val="0"/>
                  <w:marTop w:val="0"/>
                  <w:marBottom w:val="0"/>
                  <w:divBdr>
                    <w:top w:val="none" w:sz="0" w:space="0" w:color="auto"/>
                    <w:left w:val="none" w:sz="0" w:space="0" w:color="auto"/>
                    <w:bottom w:val="none" w:sz="0" w:space="0" w:color="auto"/>
                    <w:right w:val="none" w:sz="0" w:space="0" w:color="auto"/>
                  </w:divBdr>
                  <w:divsChild>
                    <w:div w:id="1513643679">
                      <w:marLeft w:val="0"/>
                      <w:marRight w:val="0"/>
                      <w:marTop w:val="0"/>
                      <w:marBottom w:val="0"/>
                      <w:divBdr>
                        <w:top w:val="none" w:sz="0" w:space="0" w:color="auto"/>
                        <w:left w:val="none" w:sz="0" w:space="0" w:color="auto"/>
                        <w:bottom w:val="none" w:sz="0" w:space="0" w:color="auto"/>
                        <w:right w:val="none" w:sz="0" w:space="0" w:color="auto"/>
                      </w:divBdr>
                    </w:div>
                  </w:divsChild>
                </w:div>
                <w:div w:id="615992088">
                  <w:marLeft w:val="0"/>
                  <w:marRight w:val="0"/>
                  <w:marTop w:val="0"/>
                  <w:marBottom w:val="0"/>
                  <w:divBdr>
                    <w:top w:val="none" w:sz="0" w:space="0" w:color="auto"/>
                    <w:left w:val="none" w:sz="0" w:space="0" w:color="auto"/>
                    <w:bottom w:val="none" w:sz="0" w:space="0" w:color="auto"/>
                    <w:right w:val="none" w:sz="0" w:space="0" w:color="auto"/>
                  </w:divBdr>
                  <w:divsChild>
                    <w:div w:id="1963610359">
                      <w:marLeft w:val="0"/>
                      <w:marRight w:val="0"/>
                      <w:marTop w:val="0"/>
                      <w:marBottom w:val="0"/>
                      <w:divBdr>
                        <w:top w:val="none" w:sz="0" w:space="0" w:color="auto"/>
                        <w:left w:val="none" w:sz="0" w:space="0" w:color="auto"/>
                        <w:bottom w:val="none" w:sz="0" w:space="0" w:color="auto"/>
                        <w:right w:val="none" w:sz="0" w:space="0" w:color="auto"/>
                      </w:divBdr>
                    </w:div>
                  </w:divsChild>
                </w:div>
                <w:div w:id="665206296">
                  <w:marLeft w:val="0"/>
                  <w:marRight w:val="0"/>
                  <w:marTop w:val="0"/>
                  <w:marBottom w:val="0"/>
                  <w:divBdr>
                    <w:top w:val="none" w:sz="0" w:space="0" w:color="auto"/>
                    <w:left w:val="none" w:sz="0" w:space="0" w:color="auto"/>
                    <w:bottom w:val="none" w:sz="0" w:space="0" w:color="auto"/>
                    <w:right w:val="none" w:sz="0" w:space="0" w:color="auto"/>
                  </w:divBdr>
                  <w:divsChild>
                    <w:div w:id="1553300680">
                      <w:marLeft w:val="0"/>
                      <w:marRight w:val="0"/>
                      <w:marTop w:val="0"/>
                      <w:marBottom w:val="0"/>
                      <w:divBdr>
                        <w:top w:val="none" w:sz="0" w:space="0" w:color="auto"/>
                        <w:left w:val="none" w:sz="0" w:space="0" w:color="auto"/>
                        <w:bottom w:val="none" w:sz="0" w:space="0" w:color="auto"/>
                        <w:right w:val="none" w:sz="0" w:space="0" w:color="auto"/>
                      </w:divBdr>
                    </w:div>
                  </w:divsChild>
                </w:div>
                <w:div w:id="700403564">
                  <w:marLeft w:val="0"/>
                  <w:marRight w:val="0"/>
                  <w:marTop w:val="0"/>
                  <w:marBottom w:val="0"/>
                  <w:divBdr>
                    <w:top w:val="none" w:sz="0" w:space="0" w:color="auto"/>
                    <w:left w:val="none" w:sz="0" w:space="0" w:color="auto"/>
                    <w:bottom w:val="none" w:sz="0" w:space="0" w:color="auto"/>
                    <w:right w:val="none" w:sz="0" w:space="0" w:color="auto"/>
                  </w:divBdr>
                  <w:divsChild>
                    <w:div w:id="84346284">
                      <w:marLeft w:val="0"/>
                      <w:marRight w:val="0"/>
                      <w:marTop w:val="0"/>
                      <w:marBottom w:val="0"/>
                      <w:divBdr>
                        <w:top w:val="none" w:sz="0" w:space="0" w:color="auto"/>
                        <w:left w:val="none" w:sz="0" w:space="0" w:color="auto"/>
                        <w:bottom w:val="none" w:sz="0" w:space="0" w:color="auto"/>
                        <w:right w:val="none" w:sz="0" w:space="0" w:color="auto"/>
                      </w:divBdr>
                    </w:div>
                  </w:divsChild>
                </w:div>
                <w:div w:id="739592897">
                  <w:marLeft w:val="0"/>
                  <w:marRight w:val="0"/>
                  <w:marTop w:val="0"/>
                  <w:marBottom w:val="0"/>
                  <w:divBdr>
                    <w:top w:val="none" w:sz="0" w:space="0" w:color="auto"/>
                    <w:left w:val="none" w:sz="0" w:space="0" w:color="auto"/>
                    <w:bottom w:val="none" w:sz="0" w:space="0" w:color="auto"/>
                    <w:right w:val="none" w:sz="0" w:space="0" w:color="auto"/>
                  </w:divBdr>
                  <w:divsChild>
                    <w:div w:id="2065518839">
                      <w:marLeft w:val="0"/>
                      <w:marRight w:val="0"/>
                      <w:marTop w:val="0"/>
                      <w:marBottom w:val="0"/>
                      <w:divBdr>
                        <w:top w:val="none" w:sz="0" w:space="0" w:color="auto"/>
                        <w:left w:val="none" w:sz="0" w:space="0" w:color="auto"/>
                        <w:bottom w:val="none" w:sz="0" w:space="0" w:color="auto"/>
                        <w:right w:val="none" w:sz="0" w:space="0" w:color="auto"/>
                      </w:divBdr>
                    </w:div>
                  </w:divsChild>
                </w:div>
                <w:div w:id="742871070">
                  <w:marLeft w:val="0"/>
                  <w:marRight w:val="0"/>
                  <w:marTop w:val="0"/>
                  <w:marBottom w:val="0"/>
                  <w:divBdr>
                    <w:top w:val="none" w:sz="0" w:space="0" w:color="auto"/>
                    <w:left w:val="none" w:sz="0" w:space="0" w:color="auto"/>
                    <w:bottom w:val="none" w:sz="0" w:space="0" w:color="auto"/>
                    <w:right w:val="none" w:sz="0" w:space="0" w:color="auto"/>
                  </w:divBdr>
                  <w:divsChild>
                    <w:div w:id="1285620440">
                      <w:marLeft w:val="0"/>
                      <w:marRight w:val="0"/>
                      <w:marTop w:val="0"/>
                      <w:marBottom w:val="0"/>
                      <w:divBdr>
                        <w:top w:val="none" w:sz="0" w:space="0" w:color="auto"/>
                        <w:left w:val="none" w:sz="0" w:space="0" w:color="auto"/>
                        <w:bottom w:val="none" w:sz="0" w:space="0" w:color="auto"/>
                        <w:right w:val="none" w:sz="0" w:space="0" w:color="auto"/>
                      </w:divBdr>
                    </w:div>
                  </w:divsChild>
                </w:div>
                <w:div w:id="759765067">
                  <w:marLeft w:val="0"/>
                  <w:marRight w:val="0"/>
                  <w:marTop w:val="0"/>
                  <w:marBottom w:val="0"/>
                  <w:divBdr>
                    <w:top w:val="none" w:sz="0" w:space="0" w:color="auto"/>
                    <w:left w:val="none" w:sz="0" w:space="0" w:color="auto"/>
                    <w:bottom w:val="none" w:sz="0" w:space="0" w:color="auto"/>
                    <w:right w:val="none" w:sz="0" w:space="0" w:color="auto"/>
                  </w:divBdr>
                  <w:divsChild>
                    <w:div w:id="551693109">
                      <w:marLeft w:val="0"/>
                      <w:marRight w:val="0"/>
                      <w:marTop w:val="0"/>
                      <w:marBottom w:val="0"/>
                      <w:divBdr>
                        <w:top w:val="none" w:sz="0" w:space="0" w:color="auto"/>
                        <w:left w:val="none" w:sz="0" w:space="0" w:color="auto"/>
                        <w:bottom w:val="none" w:sz="0" w:space="0" w:color="auto"/>
                        <w:right w:val="none" w:sz="0" w:space="0" w:color="auto"/>
                      </w:divBdr>
                    </w:div>
                  </w:divsChild>
                </w:div>
                <w:div w:id="843932697">
                  <w:marLeft w:val="0"/>
                  <w:marRight w:val="0"/>
                  <w:marTop w:val="0"/>
                  <w:marBottom w:val="0"/>
                  <w:divBdr>
                    <w:top w:val="none" w:sz="0" w:space="0" w:color="auto"/>
                    <w:left w:val="none" w:sz="0" w:space="0" w:color="auto"/>
                    <w:bottom w:val="none" w:sz="0" w:space="0" w:color="auto"/>
                    <w:right w:val="none" w:sz="0" w:space="0" w:color="auto"/>
                  </w:divBdr>
                  <w:divsChild>
                    <w:div w:id="1446189539">
                      <w:marLeft w:val="0"/>
                      <w:marRight w:val="0"/>
                      <w:marTop w:val="0"/>
                      <w:marBottom w:val="0"/>
                      <w:divBdr>
                        <w:top w:val="none" w:sz="0" w:space="0" w:color="auto"/>
                        <w:left w:val="none" w:sz="0" w:space="0" w:color="auto"/>
                        <w:bottom w:val="none" w:sz="0" w:space="0" w:color="auto"/>
                        <w:right w:val="none" w:sz="0" w:space="0" w:color="auto"/>
                      </w:divBdr>
                    </w:div>
                  </w:divsChild>
                </w:div>
                <w:div w:id="876358760">
                  <w:marLeft w:val="0"/>
                  <w:marRight w:val="0"/>
                  <w:marTop w:val="0"/>
                  <w:marBottom w:val="0"/>
                  <w:divBdr>
                    <w:top w:val="none" w:sz="0" w:space="0" w:color="auto"/>
                    <w:left w:val="none" w:sz="0" w:space="0" w:color="auto"/>
                    <w:bottom w:val="none" w:sz="0" w:space="0" w:color="auto"/>
                    <w:right w:val="none" w:sz="0" w:space="0" w:color="auto"/>
                  </w:divBdr>
                  <w:divsChild>
                    <w:div w:id="2118673793">
                      <w:marLeft w:val="0"/>
                      <w:marRight w:val="0"/>
                      <w:marTop w:val="0"/>
                      <w:marBottom w:val="0"/>
                      <w:divBdr>
                        <w:top w:val="none" w:sz="0" w:space="0" w:color="auto"/>
                        <w:left w:val="none" w:sz="0" w:space="0" w:color="auto"/>
                        <w:bottom w:val="none" w:sz="0" w:space="0" w:color="auto"/>
                        <w:right w:val="none" w:sz="0" w:space="0" w:color="auto"/>
                      </w:divBdr>
                    </w:div>
                  </w:divsChild>
                </w:div>
                <w:div w:id="909928253">
                  <w:marLeft w:val="0"/>
                  <w:marRight w:val="0"/>
                  <w:marTop w:val="0"/>
                  <w:marBottom w:val="0"/>
                  <w:divBdr>
                    <w:top w:val="none" w:sz="0" w:space="0" w:color="auto"/>
                    <w:left w:val="none" w:sz="0" w:space="0" w:color="auto"/>
                    <w:bottom w:val="none" w:sz="0" w:space="0" w:color="auto"/>
                    <w:right w:val="none" w:sz="0" w:space="0" w:color="auto"/>
                  </w:divBdr>
                  <w:divsChild>
                    <w:div w:id="596717823">
                      <w:marLeft w:val="0"/>
                      <w:marRight w:val="0"/>
                      <w:marTop w:val="0"/>
                      <w:marBottom w:val="0"/>
                      <w:divBdr>
                        <w:top w:val="none" w:sz="0" w:space="0" w:color="auto"/>
                        <w:left w:val="none" w:sz="0" w:space="0" w:color="auto"/>
                        <w:bottom w:val="none" w:sz="0" w:space="0" w:color="auto"/>
                        <w:right w:val="none" w:sz="0" w:space="0" w:color="auto"/>
                      </w:divBdr>
                    </w:div>
                  </w:divsChild>
                </w:div>
                <w:div w:id="932207355">
                  <w:marLeft w:val="0"/>
                  <w:marRight w:val="0"/>
                  <w:marTop w:val="0"/>
                  <w:marBottom w:val="0"/>
                  <w:divBdr>
                    <w:top w:val="none" w:sz="0" w:space="0" w:color="auto"/>
                    <w:left w:val="none" w:sz="0" w:space="0" w:color="auto"/>
                    <w:bottom w:val="none" w:sz="0" w:space="0" w:color="auto"/>
                    <w:right w:val="none" w:sz="0" w:space="0" w:color="auto"/>
                  </w:divBdr>
                  <w:divsChild>
                    <w:div w:id="240943007">
                      <w:marLeft w:val="0"/>
                      <w:marRight w:val="0"/>
                      <w:marTop w:val="0"/>
                      <w:marBottom w:val="0"/>
                      <w:divBdr>
                        <w:top w:val="none" w:sz="0" w:space="0" w:color="auto"/>
                        <w:left w:val="none" w:sz="0" w:space="0" w:color="auto"/>
                        <w:bottom w:val="none" w:sz="0" w:space="0" w:color="auto"/>
                        <w:right w:val="none" w:sz="0" w:space="0" w:color="auto"/>
                      </w:divBdr>
                    </w:div>
                  </w:divsChild>
                </w:div>
                <w:div w:id="989745160">
                  <w:marLeft w:val="0"/>
                  <w:marRight w:val="0"/>
                  <w:marTop w:val="0"/>
                  <w:marBottom w:val="0"/>
                  <w:divBdr>
                    <w:top w:val="none" w:sz="0" w:space="0" w:color="auto"/>
                    <w:left w:val="none" w:sz="0" w:space="0" w:color="auto"/>
                    <w:bottom w:val="none" w:sz="0" w:space="0" w:color="auto"/>
                    <w:right w:val="none" w:sz="0" w:space="0" w:color="auto"/>
                  </w:divBdr>
                  <w:divsChild>
                    <w:div w:id="705911088">
                      <w:marLeft w:val="0"/>
                      <w:marRight w:val="0"/>
                      <w:marTop w:val="0"/>
                      <w:marBottom w:val="0"/>
                      <w:divBdr>
                        <w:top w:val="none" w:sz="0" w:space="0" w:color="auto"/>
                        <w:left w:val="none" w:sz="0" w:space="0" w:color="auto"/>
                        <w:bottom w:val="none" w:sz="0" w:space="0" w:color="auto"/>
                        <w:right w:val="none" w:sz="0" w:space="0" w:color="auto"/>
                      </w:divBdr>
                    </w:div>
                  </w:divsChild>
                </w:div>
                <w:div w:id="1159273427">
                  <w:marLeft w:val="0"/>
                  <w:marRight w:val="0"/>
                  <w:marTop w:val="0"/>
                  <w:marBottom w:val="0"/>
                  <w:divBdr>
                    <w:top w:val="none" w:sz="0" w:space="0" w:color="auto"/>
                    <w:left w:val="none" w:sz="0" w:space="0" w:color="auto"/>
                    <w:bottom w:val="none" w:sz="0" w:space="0" w:color="auto"/>
                    <w:right w:val="none" w:sz="0" w:space="0" w:color="auto"/>
                  </w:divBdr>
                  <w:divsChild>
                    <w:div w:id="2100248028">
                      <w:marLeft w:val="0"/>
                      <w:marRight w:val="0"/>
                      <w:marTop w:val="0"/>
                      <w:marBottom w:val="0"/>
                      <w:divBdr>
                        <w:top w:val="none" w:sz="0" w:space="0" w:color="auto"/>
                        <w:left w:val="none" w:sz="0" w:space="0" w:color="auto"/>
                        <w:bottom w:val="none" w:sz="0" w:space="0" w:color="auto"/>
                        <w:right w:val="none" w:sz="0" w:space="0" w:color="auto"/>
                      </w:divBdr>
                    </w:div>
                  </w:divsChild>
                </w:div>
                <w:div w:id="1166096847">
                  <w:marLeft w:val="0"/>
                  <w:marRight w:val="0"/>
                  <w:marTop w:val="0"/>
                  <w:marBottom w:val="0"/>
                  <w:divBdr>
                    <w:top w:val="none" w:sz="0" w:space="0" w:color="auto"/>
                    <w:left w:val="none" w:sz="0" w:space="0" w:color="auto"/>
                    <w:bottom w:val="none" w:sz="0" w:space="0" w:color="auto"/>
                    <w:right w:val="none" w:sz="0" w:space="0" w:color="auto"/>
                  </w:divBdr>
                  <w:divsChild>
                    <w:div w:id="1145119281">
                      <w:marLeft w:val="0"/>
                      <w:marRight w:val="0"/>
                      <w:marTop w:val="0"/>
                      <w:marBottom w:val="0"/>
                      <w:divBdr>
                        <w:top w:val="none" w:sz="0" w:space="0" w:color="auto"/>
                        <w:left w:val="none" w:sz="0" w:space="0" w:color="auto"/>
                        <w:bottom w:val="none" w:sz="0" w:space="0" w:color="auto"/>
                        <w:right w:val="none" w:sz="0" w:space="0" w:color="auto"/>
                      </w:divBdr>
                    </w:div>
                  </w:divsChild>
                </w:div>
                <w:div w:id="1260992966">
                  <w:marLeft w:val="0"/>
                  <w:marRight w:val="0"/>
                  <w:marTop w:val="0"/>
                  <w:marBottom w:val="0"/>
                  <w:divBdr>
                    <w:top w:val="none" w:sz="0" w:space="0" w:color="auto"/>
                    <w:left w:val="none" w:sz="0" w:space="0" w:color="auto"/>
                    <w:bottom w:val="none" w:sz="0" w:space="0" w:color="auto"/>
                    <w:right w:val="none" w:sz="0" w:space="0" w:color="auto"/>
                  </w:divBdr>
                  <w:divsChild>
                    <w:div w:id="243760819">
                      <w:marLeft w:val="0"/>
                      <w:marRight w:val="0"/>
                      <w:marTop w:val="0"/>
                      <w:marBottom w:val="0"/>
                      <w:divBdr>
                        <w:top w:val="none" w:sz="0" w:space="0" w:color="auto"/>
                        <w:left w:val="none" w:sz="0" w:space="0" w:color="auto"/>
                        <w:bottom w:val="none" w:sz="0" w:space="0" w:color="auto"/>
                        <w:right w:val="none" w:sz="0" w:space="0" w:color="auto"/>
                      </w:divBdr>
                    </w:div>
                  </w:divsChild>
                </w:div>
                <w:div w:id="1291790928">
                  <w:marLeft w:val="0"/>
                  <w:marRight w:val="0"/>
                  <w:marTop w:val="0"/>
                  <w:marBottom w:val="0"/>
                  <w:divBdr>
                    <w:top w:val="none" w:sz="0" w:space="0" w:color="auto"/>
                    <w:left w:val="none" w:sz="0" w:space="0" w:color="auto"/>
                    <w:bottom w:val="none" w:sz="0" w:space="0" w:color="auto"/>
                    <w:right w:val="none" w:sz="0" w:space="0" w:color="auto"/>
                  </w:divBdr>
                  <w:divsChild>
                    <w:div w:id="1711564826">
                      <w:marLeft w:val="0"/>
                      <w:marRight w:val="0"/>
                      <w:marTop w:val="0"/>
                      <w:marBottom w:val="0"/>
                      <w:divBdr>
                        <w:top w:val="none" w:sz="0" w:space="0" w:color="auto"/>
                        <w:left w:val="none" w:sz="0" w:space="0" w:color="auto"/>
                        <w:bottom w:val="none" w:sz="0" w:space="0" w:color="auto"/>
                        <w:right w:val="none" w:sz="0" w:space="0" w:color="auto"/>
                      </w:divBdr>
                    </w:div>
                  </w:divsChild>
                </w:div>
                <w:div w:id="1371955157">
                  <w:marLeft w:val="0"/>
                  <w:marRight w:val="0"/>
                  <w:marTop w:val="0"/>
                  <w:marBottom w:val="0"/>
                  <w:divBdr>
                    <w:top w:val="none" w:sz="0" w:space="0" w:color="auto"/>
                    <w:left w:val="none" w:sz="0" w:space="0" w:color="auto"/>
                    <w:bottom w:val="none" w:sz="0" w:space="0" w:color="auto"/>
                    <w:right w:val="none" w:sz="0" w:space="0" w:color="auto"/>
                  </w:divBdr>
                  <w:divsChild>
                    <w:div w:id="2092238167">
                      <w:marLeft w:val="0"/>
                      <w:marRight w:val="0"/>
                      <w:marTop w:val="0"/>
                      <w:marBottom w:val="0"/>
                      <w:divBdr>
                        <w:top w:val="none" w:sz="0" w:space="0" w:color="auto"/>
                        <w:left w:val="none" w:sz="0" w:space="0" w:color="auto"/>
                        <w:bottom w:val="none" w:sz="0" w:space="0" w:color="auto"/>
                        <w:right w:val="none" w:sz="0" w:space="0" w:color="auto"/>
                      </w:divBdr>
                    </w:div>
                  </w:divsChild>
                </w:div>
                <w:div w:id="1413089933">
                  <w:marLeft w:val="0"/>
                  <w:marRight w:val="0"/>
                  <w:marTop w:val="0"/>
                  <w:marBottom w:val="0"/>
                  <w:divBdr>
                    <w:top w:val="none" w:sz="0" w:space="0" w:color="auto"/>
                    <w:left w:val="none" w:sz="0" w:space="0" w:color="auto"/>
                    <w:bottom w:val="none" w:sz="0" w:space="0" w:color="auto"/>
                    <w:right w:val="none" w:sz="0" w:space="0" w:color="auto"/>
                  </w:divBdr>
                  <w:divsChild>
                    <w:div w:id="410978380">
                      <w:marLeft w:val="0"/>
                      <w:marRight w:val="0"/>
                      <w:marTop w:val="0"/>
                      <w:marBottom w:val="0"/>
                      <w:divBdr>
                        <w:top w:val="none" w:sz="0" w:space="0" w:color="auto"/>
                        <w:left w:val="none" w:sz="0" w:space="0" w:color="auto"/>
                        <w:bottom w:val="none" w:sz="0" w:space="0" w:color="auto"/>
                        <w:right w:val="none" w:sz="0" w:space="0" w:color="auto"/>
                      </w:divBdr>
                    </w:div>
                  </w:divsChild>
                </w:div>
                <w:div w:id="1449202692">
                  <w:marLeft w:val="0"/>
                  <w:marRight w:val="0"/>
                  <w:marTop w:val="0"/>
                  <w:marBottom w:val="0"/>
                  <w:divBdr>
                    <w:top w:val="none" w:sz="0" w:space="0" w:color="auto"/>
                    <w:left w:val="none" w:sz="0" w:space="0" w:color="auto"/>
                    <w:bottom w:val="none" w:sz="0" w:space="0" w:color="auto"/>
                    <w:right w:val="none" w:sz="0" w:space="0" w:color="auto"/>
                  </w:divBdr>
                  <w:divsChild>
                    <w:div w:id="1130512344">
                      <w:marLeft w:val="0"/>
                      <w:marRight w:val="0"/>
                      <w:marTop w:val="0"/>
                      <w:marBottom w:val="0"/>
                      <w:divBdr>
                        <w:top w:val="none" w:sz="0" w:space="0" w:color="auto"/>
                        <w:left w:val="none" w:sz="0" w:space="0" w:color="auto"/>
                        <w:bottom w:val="none" w:sz="0" w:space="0" w:color="auto"/>
                        <w:right w:val="none" w:sz="0" w:space="0" w:color="auto"/>
                      </w:divBdr>
                    </w:div>
                  </w:divsChild>
                </w:div>
                <w:div w:id="1464617114">
                  <w:marLeft w:val="0"/>
                  <w:marRight w:val="0"/>
                  <w:marTop w:val="0"/>
                  <w:marBottom w:val="0"/>
                  <w:divBdr>
                    <w:top w:val="none" w:sz="0" w:space="0" w:color="auto"/>
                    <w:left w:val="none" w:sz="0" w:space="0" w:color="auto"/>
                    <w:bottom w:val="none" w:sz="0" w:space="0" w:color="auto"/>
                    <w:right w:val="none" w:sz="0" w:space="0" w:color="auto"/>
                  </w:divBdr>
                  <w:divsChild>
                    <w:div w:id="768545602">
                      <w:marLeft w:val="0"/>
                      <w:marRight w:val="0"/>
                      <w:marTop w:val="0"/>
                      <w:marBottom w:val="0"/>
                      <w:divBdr>
                        <w:top w:val="none" w:sz="0" w:space="0" w:color="auto"/>
                        <w:left w:val="none" w:sz="0" w:space="0" w:color="auto"/>
                        <w:bottom w:val="none" w:sz="0" w:space="0" w:color="auto"/>
                        <w:right w:val="none" w:sz="0" w:space="0" w:color="auto"/>
                      </w:divBdr>
                    </w:div>
                  </w:divsChild>
                </w:div>
                <w:div w:id="1475443832">
                  <w:marLeft w:val="0"/>
                  <w:marRight w:val="0"/>
                  <w:marTop w:val="0"/>
                  <w:marBottom w:val="0"/>
                  <w:divBdr>
                    <w:top w:val="none" w:sz="0" w:space="0" w:color="auto"/>
                    <w:left w:val="none" w:sz="0" w:space="0" w:color="auto"/>
                    <w:bottom w:val="none" w:sz="0" w:space="0" w:color="auto"/>
                    <w:right w:val="none" w:sz="0" w:space="0" w:color="auto"/>
                  </w:divBdr>
                  <w:divsChild>
                    <w:div w:id="828985569">
                      <w:marLeft w:val="0"/>
                      <w:marRight w:val="0"/>
                      <w:marTop w:val="0"/>
                      <w:marBottom w:val="0"/>
                      <w:divBdr>
                        <w:top w:val="none" w:sz="0" w:space="0" w:color="auto"/>
                        <w:left w:val="none" w:sz="0" w:space="0" w:color="auto"/>
                        <w:bottom w:val="none" w:sz="0" w:space="0" w:color="auto"/>
                        <w:right w:val="none" w:sz="0" w:space="0" w:color="auto"/>
                      </w:divBdr>
                    </w:div>
                  </w:divsChild>
                </w:div>
                <w:div w:id="1534414344">
                  <w:marLeft w:val="0"/>
                  <w:marRight w:val="0"/>
                  <w:marTop w:val="0"/>
                  <w:marBottom w:val="0"/>
                  <w:divBdr>
                    <w:top w:val="none" w:sz="0" w:space="0" w:color="auto"/>
                    <w:left w:val="none" w:sz="0" w:space="0" w:color="auto"/>
                    <w:bottom w:val="none" w:sz="0" w:space="0" w:color="auto"/>
                    <w:right w:val="none" w:sz="0" w:space="0" w:color="auto"/>
                  </w:divBdr>
                  <w:divsChild>
                    <w:div w:id="1507207557">
                      <w:marLeft w:val="0"/>
                      <w:marRight w:val="0"/>
                      <w:marTop w:val="0"/>
                      <w:marBottom w:val="0"/>
                      <w:divBdr>
                        <w:top w:val="none" w:sz="0" w:space="0" w:color="auto"/>
                        <w:left w:val="none" w:sz="0" w:space="0" w:color="auto"/>
                        <w:bottom w:val="none" w:sz="0" w:space="0" w:color="auto"/>
                        <w:right w:val="none" w:sz="0" w:space="0" w:color="auto"/>
                      </w:divBdr>
                    </w:div>
                  </w:divsChild>
                </w:div>
                <w:div w:id="1576276787">
                  <w:marLeft w:val="0"/>
                  <w:marRight w:val="0"/>
                  <w:marTop w:val="0"/>
                  <w:marBottom w:val="0"/>
                  <w:divBdr>
                    <w:top w:val="none" w:sz="0" w:space="0" w:color="auto"/>
                    <w:left w:val="none" w:sz="0" w:space="0" w:color="auto"/>
                    <w:bottom w:val="none" w:sz="0" w:space="0" w:color="auto"/>
                    <w:right w:val="none" w:sz="0" w:space="0" w:color="auto"/>
                  </w:divBdr>
                  <w:divsChild>
                    <w:div w:id="1280380434">
                      <w:marLeft w:val="0"/>
                      <w:marRight w:val="0"/>
                      <w:marTop w:val="0"/>
                      <w:marBottom w:val="0"/>
                      <w:divBdr>
                        <w:top w:val="none" w:sz="0" w:space="0" w:color="auto"/>
                        <w:left w:val="none" w:sz="0" w:space="0" w:color="auto"/>
                        <w:bottom w:val="none" w:sz="0" w:space="0" w:color="auto"/>
                        <w:right w:val="none" w:sz="0" w:space="0" w:color="auto"/>
                      </w:divBdr>
                    </w:div>
                  </w:divsChild>
                </w:div>
                <w:div w:id="1586299674">
                  <w:marLeft w:val="0"/>
                  <w:marRight w:val="0"/>
                  <w:marTop w:val="0"/>
                  <w:marBottom w:val="0"/>
                  <w:divBdr>
                    <w:top w:val="none" w:sz="0" w:space="0" w:color="auto"/>
                    <w:left w:val="none" w:sz="0" w:space="0" w:color="auto"/>
                    <w:bottom w:val="none" w:sz="0" w:space="0" w:color="auto"/>
                    <w:right w:val="none" w:sz="0" w:space="0" w:color="auto"/>
                  </w:divBdr>
                  <w:divsChild>
                    <w:div w:id="881407252">
                      <w:marLeft w:val="0"/>
                      <w:marRight w:val="0"/>
                      <w:marTop w:val="0"/>
                      <w:marBottom w:val="0"/>
                      <w:divBdr>
                        <w:top w:val="none" w:sz="0" w:space="0" w:color="auto"/>
                        <w:left w:val="none" w:sz="0" w:space="0" w:color="auto"/>
                        <w:bottom w:val="none" w:sz="0" w:space="0" w:color="auto"/>
                        <w:right w:val="none" w:sz="0" w:space="0" w:color="auto"/>
                      </w:divBdr>
                    </w:div>
                  </w:divsChild>
                </w:div>
                <w:div w:id="1686903187">
                  <w:marLeft w:val="0"/>
                  <w:marRight w:val="0"/>
                  <w:marTop w:val="0"/>
                  <w:marBottom w:val="0"/>
                  <w:divBdr>
                    <w:top w:val="none" w:sz="0" w:space="0" w:color="auto"/>
                    <w:left w:val="none" w:sz="0" w:space="0" w:color="auto"/>
                    <w:bottom w:val="none" w:sz="0" w:space="0" w:color="auto"/>
                    <w:right w:val="none" w:sz="0" w:space="0" w:color="auto"/>
                  </w:divBdr>
                  <w:divsChild>
                    <w:div w:id="1030836949">
                      <w:marLeft w:val="0"/>
                      <w:marRight w:val="0"/>
                      <w:marTop w:val="0"/>
                      <w:marBottom w:val="0"/>
                      <w:divBdr>
                        <w:top w:val="none" w:sz="0" w:space="0" w:color="auto"/>
                        <w:left w:val="none" w:sz="0" w:space="0" w:color="auto"/>
                        <w:bottom w:val="none" w:sz="0" w:space="0" w:color="auto"/>
                        <w:right w:val="none" w:sz="0" w:space="0" w:color="auto"/>
                      </w:divBdr>
                    </w:div>
                  </w:divsChild>
                </w:div>
                <w:div w:id="1762793063">
                  <w:marLeft w:val="0"/>
                  <w:marRight w:val="0"/>
                  <w:marTop w:val="0"/>
                  <w:marBottom w:val="0"/>
                  <w:divBdr>
                    <w:top w:val="none" w:sz="0" w:space="0" w:color="auto"/>
                    <w:left w:val="none" w:sz="0" w:space="0" w:color="auto"/>
                    <w:bottom w:val="none" w:sz="0" w:space="0" w:color="auto"/>
                    <w:right w:val="none" w:sz="0" w:space="0" w:color="auto"/>
                  </w:divBdr>
                  <w:divsChild>
                    <w:div w:id="1629313930">
                      <w:marLeft w:val="0"/>
                      <w:marRight w:val="0"/>
                      <w:marTop w:val="0"/>
                      <w:marBottom w:val="0"/>
                      <w:divBdr>
                        <w:top w:val="none" w:sz="0" w:space="0" w:color="auto"/>
                        <w:left w:val="none" w:sz="0" w:space="0" w:color="auto"/>
                        <w:bottom w:val="none" w:sz="0" w:space="0" w:color="auto"/>
                        <w:right w:val="none" w:sz="0" w:space="0" w:color="auto"/>
                      </w:divBdr>
                    </w:div>
                  </w:divsChild>
                </w:div>
                <w:div w:id="1938824515">
                  <w:marLeft w:val="0"/>
                  <w:marRight w:val="0"/>
                  <w:marTop w:val="0"/>
                  <w:marBottom w:val="0"/>
                  <w:divBdr>
                    <w:top w:val="none" w:sz="0" w:space="0" w:color="auto"/>
                    <w:left w:val="none" w:sz="0" w:space="0" w:color="auto"/>
                    <w:bottom w:val="none" w:sz="0" w:space="0" w:color="auto"/>
                    <w:right w:val="none" w:sz="0" w:space="0" w:color="auto"/>
                  </w:divBdr>
                  <w:divsChild>
                    <w:div w:id="1937664757">
                      <w:marLeft w:val="0"/>
                      <w:marRight w:val="0"/>
                      <w:marTop w:val="0"/>
                      <w:marBottom w:val="0"/>
                      <w:divBdr>
                        <w:top w:val="none" w:sz="0" w:space="0" w:color="auto"/>
                        <w:left w:val="none" w:sz="0" w:space="0" w:color="auto"/>
                        <w:bottom w:val="none" w:sz="0" w:space="0" w:color="auto"/>
                        <w:right w:val="none" w:sz="0" w:space="0" w:color="auto"/>
                      </w:divBdr>
                    </w:div>
                  </w:divsChild>
                </w:div>
                <w:div w:id="2050762728">
                  <w:marLeft w:val="0"/>
                  <w:marRight w:val="0"/>
                  <w:marTop w:val="0"/>
                  <w:marBottom w:val="0"/>
                  <w:divBdr>
                    <w:top w:val="none" w:sz="0" w:space="0" w:color="auto"/>
                    <w:left w:val="none" w:sz="0" w:space="0" w:color="auto"/>
                    <w:bottom w:val="none" w:sz="0" w:space="0" w:color="auto"/>
                    <w:right w:val="none" w:sz="0" w:space="0" w:color="auto"/>
                  </w:divBdr>
                  <w:divsChild>
                    <w:div w:id="975834636">
                      <w:marLeft w:val="0"/>
                      <w:marRight w:val="0"/>
                      <w:marTop w:val="0"/>
                      <w:marBottom w:val="0"/>
                      <w:divBdr>
                        <w:top w:val="none" w:sz="0" w:space="0" w:color="auto"/>
                        <w:left w:val="none" w:sz="0" w:space="0" w:color="auto"/>
                        <w:bottom w:val="none" w:sz="0" w:space="0" w:color="auto"/>
                        <w:right w:val="none" w:sz="0" w:space="0" w:color="auto"/>
                      </w:divBdr>
                    </w:div>
                  </w:divsChild>
                </w:div>
                <w:div w:id="2107647943">
                  <w:marLeft w:val="0"/>
                  <w:marRight w:val="0"/>
                  <w:marTop w:val="0"/>
                  <w:marBottom w:val="0"/>
                  <w:divBdr>
                    <w:top w:val="none" w:sz="0" w:space="0" w:color="auto"/>
                    <w:left w:val="none" w:sz="0" w:space="0" w:color="auto"/>
                    <w:bottom w:val="none" w:sz="0" w:space="0" w:color="auto"/>
                    <w:right w:val="none" w:sz="0" w:space="0" w:color="auto"/>
                  </w:divBdr>
                  <w:divsChild>
                    <w:div w:id="16763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89770">
      <w:bodyDiv w:val="1"/>
      <w:marLeft w:val="0"/>
      <w:marRight w:val="0"/>
      <w:marTop w:val="0"/>
      <w:marBottom w:val="0"/>
      <w:divBdr>
        <w:top w:val="none" w:sz="0" w:space="0" w:color="auto"/>
        <w:left w:val="none" w:sz="0" w:space="0" w:color="auto"/>
        <w:bottom w:val="none" w:sz="0" w:space="0" w:color="auto"/>
        <w:right w:val="none" w:sz="0" w:space="0" w:color="auto"/>
      </w:divBdr>
    </w:div>
    <w:div w:id="1492520427">
      <w:bodyDiv w:val="1"/>
      <w:marLeft w:val="0"/>
      <w:marRight w:val="0"/>
      <w:marTop w:val="0"/>
      <w:marBottom w:val="0"/>
      <w:divBdr>
        <w:top w:val="none" w:sz="0" w:space="0" w:color="auto"/>
        <w:left w:val="none" w:sz="0" w:space="0" w:color="auto"/>
        <w:bottom w:val="none" w:sz="0" w:space="0" w:color="auto"/>
        <w:right w:val="none" w:sz="0" w:space="0" w:color="auto"/>
      </w:divBdr>
    </w:div>
    <w:div w:id="1524787485">
      <w:bodyDiv w:val="1"/>
      <w:marLeft w:val="0"/>
      <w:marRight w:val="0"/>
      <w:marTop w:val="0"/>
      <w:marBottom w:val="0"/>
      <w:divBdr>
        <w:top w:val="none" w:sz="0" w:space="0" w:color="auto"/>
        <w:left w:val="none" w:sz="0" w:space="0" w:color="auto"/>
        <w:bottom w:val="none" w:sz="0" w:space="0" w:color="auto"/>
        <w:right w:val="none" w:sz="0" w:space="0" w:color="auto"/>
      </w:divBdr>
    </w:div>
    <w:div w:id="1549561287">
      <w:bodyDiv w:val="1"/>
      <w:marLeft w:val="0"/>
      <w:marRight w:val="0"/>
      <w:marTop w:val="0"/>
      <w:marBottom w:val="0"/>
      <w:divBdr>
        <w:top w:val="none" w:sz="0" w:space="0" w:color="auto"/>
        <w:left w:val="none" w:sz="0" w:space="0" w:color="auto"/>
        <w:bottom w:val="none" w:sz="0" w:space="0" w:color="auto"/>
        <w:right w:val="none" w:sz="0" w:space="0" w:color="auto"/>
      </w:divBdr>
    </w:div>
    <w:div w:id="1564176176">
      <w:bodyDiv w:val="1"/>
      <w:marLeft w:val="0"/>
      <w:marRight w:val="0"/>
      <w:marTop w:val="0"/>
      <w:marBottom w:val="0"/>
      <w:divBdr>
        <w:top w:val="none" w:sz="0" w:space="0" w:color="auto"/>
        <w:left w:val="none" w:sz="0" w:space="0" w:color="auto"/>
        <w:bottom w:val="none" w:sz="0" w:space="0" w:color="auto"/>
        <w:right w:val="none" w:sz="0" w:space="0" w:color="auto"/>
      </w:divBdr>
    </w:div>
    <w:div w:id="1565069463">
      <w:bodyDiv w:val="1"/>
      <w:marLeft w:val="0"/>
      <w:marRight w:val="0"/>
      <w:marTop w:val="0"/>
      <w:marBottom w:val="0"/>
      <w:divBdr>
        <w:top w:val="none" w:sz="0" w:space="0" w:color="auto"/>
        <w:left w:val="none" w:sz="0" w:space="0" w:color="auto"/>
        <w:bottom w:val="none" w:sz="0" w:space="0" w:color="auto"/>
        <w:right w:val="none" w:sz="0" w:space="0" w:color="auto"/>
      </w:divBdr>
    </w:div>
    <w:div w:id="1573538033">
      <w:bodyDiv w:val="1"/>
      <w:marLeft w:val="0"/>
      <w:marRight w:val="0"/>
      <w:marTop w:val="0"/>
      <w:marBottom w:val="0"/>
      <w:divBdr>
        <w:top w:val="none" w:sz="0" w:space="0" w:color="auto"/>
        <w:left w:val="none" w:sz="0" w:space="0" w:color="auto"/>
        <w:bottom w:val="none" w:sz="0" w:space="0" w:color="auto"/>
        <w:right w:val="none" w:sz="0" w:space="0" w:color="auto"/>
      </w:divBdr>
      <w:divsChild>
        <w:div w:id="22294931">
          <w:marLeft w:val="0"/>
          <w:marRight w:val="0"/>
          <w:marTop w:val="0"/>
          <w:marBottom w:val="0"/>
          <w:divBdr>
            <w:top w:val="none" w:sz="0" w:space="0" w:color="auto"/>
            <w:left w:val="none" w:sz="0" w:space="0" w:color="auto"/>
            <w:bottom w:val="none" w:sz="0" w:space="0" w:color="auto"/>
            <w:right w:val="none" w:sz="0" w:space="0" w:color="auto"/>
          </w:divBdr>
        </w:div>
        <w:div w:id="55862304">
          <w:marLeft w:val="0"/>
          <w:marRight w:val="0"/>
          <w:marTop w:val="0"/>
          <w:marBottom w:val="0"/>
          <w:divBdr>
            <w:top w:val="none" w:sz="0" w:space="0" w:color="auto"/>
            <w:left w:val="none" w:sz="0" w:space="0" w:color="auto"/>
            <w:bottom w:val="none" w:sz="0" w:space="0" w:color="auto"/>
            <w:right w:val="none" w:sz="0" w:space="0" w:color="auto"/>
          </w:divBdr>
        </w:div>
        <w:div w:id="307782761">
          <w:marLeft w:val="0"/>
          <w:marRight w:val="0"/>
          <w:marTop w:val="0"/>
          <w:marBottom w:val="0"/>
          <w:divBdr>
            <w:top w:val="none" w:sz="0" w:space="0" w:color="auto"/>
            <w:left w:val="none" w:sz="0" w:space="0" w:color="auto"/>
            <w:bottom w:val="none" w:sz="0" w:space="0" w:color="auto"/>
            <w:right w:val="none" w:sz="0" w:space="0" w:color="auto"/>
          </w:divBdr>
        </w:div>
        <w:div w:id="389429441">
          <w:marLeft w:val="0"/>
          <w:marRight w:val="0"/>
          <w:marTop w:val="0"/>
          <w:marBottom w:val="0"/>
          <w:divBdr>
            <w:top w:val="none" w:sz="0" w:space="0" w:color="auto"/>
            <w:left w:val="none" w:sz="0" w:space="0" w:color="auto"/>
            <w:bottom w:val="none" w:sz="0" w:space="0" w:color="auto"/>
            <w:right w:val="none" w:sz="0" w:space="0" w:color="auto"/>
          </w:divBdr>
        </w:div>
        <w:div w:id="411245414">
          <w:marLeft w:val="0"/>
          <w:marRight w:val="0"/>
          <w:marTop w:val="0"/>
          <w:marBottom w:val="0"/>
          <w:divBdr>
            <w:top w:val="none" w:sz="0" w:space="0" w:color="auto"/>
            <w:left w:val="none" w:sz="0" w:space="0" w:color="auto"/>
            <w:bottom w:val="none" w:sz="0" w:space="0" w:color="auto"/>
            <w:right w:val="none" w:sz="0" w:space="0" w:color="auto"/>
          </w:divBdr>
        </w:div>
        <w:div w:id="503126965">
          <w:marLeft w:val="0"/>
          <w:marRight w:val="0"/>
          <w:marTop w:val="0"/>
          <w:marBottom w:val="0"/>
          <w:divBdr>
            <w:top w:val="none" w:sz="0" w:space="0" w:color="auto"/>
            <w:left w:val="none" w:sz="0" w:space="0" w:color="auto"/>
            <w:bottom w:val="none" w:sz="0" w:space="0" w:color="auto"/>
            <w:right w:val="none" w:sz="0" w:space="0" w:color="auto"/>
          </w:divBdr>
        </w:div>
        <w:div w:id="724376312">
          <w:marLeft w:val="0"/>
          <w:marRight w:val="0"/>
          <w:marTop w:val="0"/>
          <w:marBottom w:val="0"/>
          <w:divBdr>
            <w:top w:val="none" w:sz="0" w:space="0" w:color="auto"/>
            <w:left w:val="none" w:sz="0" w:space="0" w:color="auto"/>
            <w:bottom w:val="none" w:sz="0" w:space="0" w:color="auto"/>
            <w:right w:val="none" w:sz="0" w:space="0" w:color="auto"/>
          </w:divBdr>
        </w:div>
        <w:div w:id="848954465">
          <w:marLeft w:val="0"/>
          <w:marRight w:val="0"/>
          <w:marTop w:val="0"/>
          <w:marBottom w:val="0"/>
          <w:divBdr>
            <w:top w:val="none" w:sz="0" w:space="0" w:color="auto"/>
            <w:left w:val="none" w:sz="0" w:space="0" w:color="auto"/>
            <w:bottom w:val="none" w:sz="0" w:space="0" w:color="auto"/>
            <w:right w:val="none" w:sz="0" w:space="0" w:color="auto"/>
          </w:divBdr>
        </w:div>
        <w:div w:id="852260797">
          <w:marLeft w:val="0"/>
          <w:marRight w:val="0"/>
          <w:marTop w:val="0"/>
          <w:marBottom w:val="0"/>
          <w:divBdr>
            <w:top w:val="none" w:sz="0" w:space="0" w:color="auto"/>
            <w:left w:val="none" w:sz="0" w:space="0" w:color="auto"/>
            <w:bottom w:val="none" w:sz="0" w:space="0" w:color="auto"/>
            <w:right w:val="none" w:sz="0" w:space="0" w:color="auto"/>
          </w:divBdr>
        </w:div>
        <w:div w:id="1306735830">
          <w:marLeft w:val="0"/>
          <w:marRight w:val="0"/>
          <w:marTop w:val="0"/>
          <w:marBottom w:val="0"/>
          <w:divBdr>
            <w:top w:val="none" w:sz="0" w:space="0" w:color="auto"/>
            <w:left w:val="none" w:sz="0" w:space="0" w:color="auto"/>
            <w:bottom w:val="none" w:sz="0" w:space="0" w:color="auto"/>
            <w:right w:val="none" w:sz="0" w:space="0" w:color="auto"/>
          </w:divBdr>
        </w:div>
        <w:div w:id="1308241804">
          <w:marLeft w:val="0"/>
          <w:marRight w:val="0"/>
          <w:marTop w:val="0"/>
          <w:marBottom w:val="0"/>
          <w:divBdr>
            <w:top w:val="none" w:sz="0" w:space="0" w:color="auto"/>
            <w:left w:val="none" w:sz="0" w:space="0" w:color="auto"/>
            <w:bottom w:val="none" w:sz="0" w:space="0" w:color="auto"/>
            <w:right w:val="none" w:sz="0" w:space="0" w:color="auto"/>
          </w:divBdr>
        </w:div>
        <w:div w:id="1639337817">
          <w:marLeft w:val="0"/>
          <w:marRight w:val="0"/>
          <w:marTop w:val="0"/>
          <w:marBottom w:val="0"/>
          <w:divBdr>
            <w:top w:val="none" w:sz="0" w:space="0" w:color="auto"/>
            <w:left w:val="none" w:sz="0" w:space="0" w:color="auto"/>
            <w:bottom w:val="none" w:sz="0" w:space="0" w:color="auto"/>
            <w:right w:val="none" w:sz="0" w:space="0" w:color="auto"/>
          </w:divBdr>
        </w:div>
        <w:div w:id="1753237781">
          <w:marLeft w:val="0"/>
          <w:marRight w:val="0"/>
          <w:marTop w:val="0"/>
          <w:marBottom w:val="0"/>
          <w:divBdr>
            <w:top w:val="none" w:sz="0" w:space="0" w:color="auto"/>
            <w:left w:val="none" w:sz="0" w:space="0" w:color="auto"/>
            <w:bottom w:val="none" w:sz="0" w:space="0" w:color="auto"/>
            <w:right w:val="none" w:sz="0" w:space="0" w:color="auto"/>
          </w:divBdr>
        </w:div>
        <w:div w:id="1786266622">
          <w:marLeft w:val="0"/>
          <w:marRight w:val="0"/>
          <w:marTop w:val="0"/>
          <w:marBottom w:val="0"/>
          <w:divBdr>
            <w:top w:val="none" w:sz="0" w:space="0" w:color="auto"/>
            <w:left w:val="none" w:sz="0" w:space="0" w:color="auto"/>
            <w:bottom w:val="none" w:sz="0" w:space="0" w:color="auto"/>
            <w:right w:val="none" w:sz="0" w:space="0" w:color="auto"/>
          </w:divBdr>
        </w:div>
        <w:div w:id="2000570936">
          <w:marLeft w:val="0"/>
          <w:marRight w:val="0"/>
          <w:marTop w:val="0"/>
          <w:marBottom w:val="0"/>
          <w:divBdr>
            <w:top w:val="none" w:sz="0" w:space="0" w:color="auto"/>
            <w:left w:val="none" w:sz="0" w:space="0" w:color="auto"/>
            <w:bottom w:val="none" w:sz="0" w:space="0" w:color="auto"/>
            <w:right w:val="none" w:sz="0" w:space="0" w:color="auto"/>
          </w:divBdr>
        </w:div>
      </w:divsChild>
    </w:div>
    <w:div w:id="1622953581">
      <w:bodyDiv w:val="1"/>
      <w:marLeft w:val="0"/>
      <w:marRight w:val="0"/>
      <w:marTop w:val="0"/>
      <w:marBottom w:val="0"/>
      <w:divBdr>
        <w:top w:val="none" w:sz="0" w:space="0" w:color="auto"/>
        <w:left w:val="none" w:sz="0" w:space="0" w:color="auto"/>
        <w:bottom w:val="none" w:sz="0" w:space="0" w:color="auto"/>
        <w:right w:val="none" w:sz="0" w:space="0" w:color="auto"/>
      </w:divBdr>
    </w:div>
    <w:div w:id="1662082861">
      <w:bodyDiv w:val="1"/>
      <w:marLeft w:val="0"/>
      <w:marRight w:val="0"/>
      <w:marTop w:val="0"/>
      <w:marBottom w:val="0"/>
      <w:divBdr>
        <w:top w:val="none" w:sz="0" w:space="0" w:color="auto"/>
        <w:left w:val="none" w:sz="0" w:space="0" w:color="auto"/>
        <w:bottom w:val="none" w:sz="0" w:space="0" w:color="auto"/>
        <w:right w:val="none" w:sz="0" w:space="0" w:color="auto"/>
      </w:divBdr>
    </w:div>
    <w:div w:id="1721125812">
      <w:bodyDiv w:val="1"/>
      <w:marLeft w:val="0"/>
      <w:marRight w:val="0"/>
      <w:marTop w:val="0"/>
      <w:marBottom w:val="0"/>
      <w:divBdr>
        <w:top w:val="none" w:sz="0" w:space="0" w:color="auto"/>
        <w:left w:val="none" w:sz="0" w:space="0" w:color="auto"/>
        <w:bottom w:val="none" w:sz="0" w:space="0" w:color="auto"/>
        <w:right w:val="none" w:sz="0" w:space="0" w:color="auto"/>
      </w:divBdr>
    </w:div>
    <w:div w:id="1737049330">
      <w:bodyDiv w:val="1"/>
      <w:marLeft w:val="0"/>
      <w:marRight w:val="0"/>
      <w:marTop w:val="0"/>
      <w:marBottom w:val="0"/>
      <w:divBdr>
        <w:top w:val="none" w:sz="0" w:space="0" w:color="auto"/>
        <w:left w:val="none" w:sz="0" w:space="0" w:color="auto"/>
        <w:bottom w:val="none" w:sz="0" w:space="0" w:color="auto"/>
        <w:right w:val="none" w:sz="0" w:space="0" w:color="auto"/>
      </w:divBdr>
    </w:div>
    <w:div w:id="1819375775">
      <w:bodyDiv w:val="1"/>
      <w:marLeft w:val="0"/>
      <w:marRight w:val="0"/>
      <w:marTop w:val="0"/>
      <w:marBottom w:val="0"/>
      <w:divBdr>
        <w:top w:val="none" w:sz="0" w:space="0" w:color="auto"/>
        <w:left w:val="none" w:sz="0" w:space="0" w:color="auto"/>
        <w:bottom w:val="none" w:sz="0" w:space="0" w:color="auto"/>
        <w:right w:val="none" w:sz="0" w:space="0" w:color="auto"/>
      </w:divBdr>
    </w:div>
    <w:div w:id="1861815870">
      <w:bodyDiv w:val="1"/>
      <w:marLeft w:val="0"/>
      <w:marRight w:val="0"/>
      <w:marTop w:val="0"/>
      <w:marBottom w:val="0"/>
      <w:divBdr>
        <w:top w:val="none" w:sz="0" w:space="0" w:color="auto"/>
        <w:left w:val="none" w:sz="0" w:space="0" w:color="auto"/>
        <w:bottom w:val="none" w:sz="0" w:space="0" w:color="auto"/>
        <w:right w:val="none" w:sz="0" w:space="0" w:color="auto"/>
      </w:divBdr>
    </w:div>
    <w:div w:id="1909341414">
      <w:bodyDiv w:val="1"/>
      <w:marLeft w:val="0"/>
      <w:marRight w:val="0"/>
      <w:marTop w:val="0"/>
      <w:marBottom w:val="0"/>
      <w:divBdr>
        <w:top w:val="none" w:sz="0" w:space="0" w:color="auto"/>
        <w:left w:val="none" w:sz="0" w:space="0" w:color="auto"/>
        <w:bottom w:val="none" w:sz="0" w:space="0" w:color="auto"/>
        <w:right w:val="none" w:sz="0" w:space="0" w:color="auto"/>
      </w:divBdr>
    </w:div>
    <w:div w:id="1993560586">
      <w:bodyDiv w:val="1"/>
      <w:marLeft w:val="0"/>
      <w:marRight w:val="0"/>
      <w:marTop w:val="0"/>
      <w:marBottom w:val="0"/>
      <w:divBdr>
        <w:top w:val="none" w:sz="0" w:space="0" w:color="auto"/>
        <w:left w:val="none" w:sz="0" w:space="0" w:color="auto"/>
        <w:bottom w:val="none" w:sz="0" w:space="0" w:color="auto"/>
        <w:right w:val="none" w:sz="0" w:space="0" w:color="auto"/>
      </w:divBdr>
    </w:div>
    <w:div w:id="2006198589">
      <w:bodyDiv w:val="1"/>
      <w:marLeft w:val="0"/>
      <w:marRight w:val="0"/>
      <w:marTop w:val="0"/>
      <w:marBottom w:val="0"/>
      <w:divBdr>
        <w:top w:val="none" w:sz="0" w:space="0" w:color="auto"/>
        <w:left w:val="none" w:sz="0" w:space="0" w:color="auto"/>
        <w:bottom w:val="none" w:sz="0" w:space="0" w:color="auto"/>
        <w:right w:val="none" w:sz="0" w:space="0" w:color="auto"/>
      </w:divBdr>
    </w:div>
    <w:div w:id="2022732837">
      <w:bodyDiv w:val="1"/>
      <w:marLeft w:val="0"/>
      <w:marRight w:val="0"/>
      <w:marTop w:val="0"/>
      <w:marBottom w:val="0"/>
      <w:divBdr>
        <w:top w:val="none" w:sz="0" w:space="0" w:color="auto"/>
        <w:left w:val="none" w:sz="0" w:space="0" w:color="auto"/>
        <w:bottom w:val="none" w:sz="0" w:space="0" w:color="auto"/>
        <w:right w:val="none" w:sz="0" w:space="0" w:color="auto"/>
      </w:divBdr>
    </w:div>
    <w:div w:id="2023968483">
      <w:bodyDiv w:val="1"/>
      <w:marLeft w:val="0"/>
      <w:marRight w:val="0"/>
      <w:marTop w:val="0"/>
      <w:marBottom w:val="0"/>
      <w:divBdr>
        <w:top w:val="none" w:sz="0" w:space="0" w:color="auto"/>
        <w:left w:val="none" w:sz="0" w:space="0" w:color="auto"/>
        <w:bottom w:val="none" w:sz="0" w:space="0" w:color="auto"/>
        <w:right w:val="none" w:sz="0" w:space="0" w:color="auto"/>
      </w:divBdr>
    </w:div>
    <w:div w:id="2025548897">
      <w:bodyDiv w:val="1"/>
      <w:marLeft w:val="0"/>
      <w:marRight w:val="0"/>
      <w:marTop w:val="0"/>
      <w:marBottom w:val="0"/>
      <w:divBdr>
        <w:top w:val="none" w:sz="0" w:space="0" w:color="auto"/>
        <w:left w:val="none" w:sz="0" w:space="0" w:color="auto"/>
        <w:bottom w:val="none" w:sz="0" w:space="0" w:color="auto"/>
        <w:right w:val="none" w:sz="0" w:space="0" w:color="auto"/>
      </w:divBdr>
    </w:div>
    <w:div w:id="2065442502">
      <w:bodyDiv w:val="1"/>
      <w:marLeft w:val="0"/>
      <w:marRight w:val="0"/>
      <w:marTop w:val="0"/>
      <w:marBottom w:val="0"/>
      <w:divBdr>
        <w:top w:val="none" w:sz="0" w:space="0" w:color="auto"/>
        <w:left w:val="none" w:sz="0" w:space="0" w:color="auto"/>
        <w:bottom w:val="none" w:sz="0" w:space="0" w:color="auto"/>
        <w:right w:val="none" w:sz="0" w:space="0" w:color="auto"/>
      </w:divBdr>
    </w:div>
    <w:div w:id="2082176122">
      <w:bodyDiv w:val="1"/>
      <w:marLeft w:val="0"/>
      <w:marRight w:val="0"/>
      <w:marTop w:val="0"/>
      <w:marBottom w:val="0"/>
      <w:divBdr>
        <w:top w:val="none" w:sz="0" w:space="0" w:color="auto"/>
        <w:left w:val="none" w:sz="0" w:space="0" w:color="auto"/>
        <w:bottom w:val="none" w:sz="0" w:space="0" w:color="auto"/>
        <w:right w:val="none" w:sz="0" w:space="0" w:color="auto"/>
      </w:divBdr>
      <w:divsChild>
        <w:div w:id="2059434042">
          <w:marLeft w:val="0"/>
          <w:marRight w:val="0"/>
          <w:marTop w:val="0"/>
          <w:marBottom w:val="0"/>
          <w:divBdr>
            <w:top w:val="none" w:sz="0" w:space="0" w:color="auto"/>
            <w:left w:val="none" w:sz="0" w:space="0" w:color="auto"/>
            <w:bottom w:val="none" w:sz="0" w:space="0" w:color="auto"/>
            <w:right w:val="none" w:sz="0" w:space="0" w:color="auto"/>
          </w:divBdr>
          <w:divsChild>
            <w:div w:id="1005670392">
              <w:marLeft w:val="0"/>
              <w:marRight w:val="0"/>
              <w:marTop w:val="0"/>
              <w:marBottom w:val="0"/>
              <w:divBdr>
                <w:top w:val="none" w:sz="0" w:space="0" w:color="auto"/>
                <w:left w:val="none" w:sz="0" w:space="0" w:color="auto"/>
                <w:bottom w:val="none" w:sz="0" w:space="0" w:color="auto"/>
                <w:right w:val="none" w:sz="0" w:space="0" w:color="auto"/>
              </w:divBdr>
              <w:divsChild>
                <w:div w:id="126900922">
                  <w:marLeft w:val="0"/>
                  <w:marRight w:val="0"/>
                  <w:marTop w:val="0"/>
                  <w:marBottom w:val="0"/>
                  <w:divBdr>
                    <w:top w:val="none" w:sz="0" w:space="0" w:color="auto"/>
                    <w:left w:val="none" w:sz="0" w:space="0" w:color="auto"/>
                    <w:bottom w:val="none" w:sz="0" w:space="0" w:color="auto"/>
                    <w:right w:val="none" w:sz="0" w:space="0" w:color="auto"/>
                  </w:divBdr>
                  <w:divsChild>
                    <w:div w:id="265962771">
                      <w:marLeft w:val="0"/>
                      <w:marRight w:val="0"/>
                      <w:marTop w:val="0"/>
                      <w:marBottom w:val="0"/>
                      <w:divBdr>
                        <w:top w:val="none" w:sz="0" w:space="0" w:color="auto"/>
                        <w:left w:val="none" w:sz="0" w:space="0" w:color="auto"/>
                        <w:bottom w:val="none" w:sz="0" w:space="0" w:color="auto"/>
                        <w:right w:val="none" w:sz="0" w:space="0" w:color="auto"/>
                      </w:divBdr>
                      <w:divsChild>
                        <w:div w:id="1181050157">
                          <w:marLeft w:val="0"/>
                          <w:marRight w:val="0"/>
                          <w:marTop w:val="0"/>
                          <w:marBottom w:val="0"/>
                          <w:divBdr>
                            <w:top w:val="none" w:sz="0" w:space="0" w:color="auto"/>
                            <w:left w:val="none" w:sz="0" w:space="0" w:color="auto"/>
                            <w:bottom w:val="none" w:sz="0" w:space="0" w:color="auto"/>
                            <w:right w:val="none" w:sz="0" w:space="0" w:color="auto"/>
                          </w:divBdr>
                        </w:div>
                      </w:divsChild>
                    </w:div>
                    <w:div w:id="753362457">
                      <w:marLeft w:val="0"/>
                      <w:marRight w:val="0"/>
                      <w:marTop w:val="0"/>
                      <w:marBottom w:val="0"/>
                      <w:divBdr>
                        <w:top w:val="none" w:sz="0" w:space="0" w:color="auto"/>
                        <w:left w:val="none" w:sz="0" w:space="0" w:color="auto"/>
                        <w:bottom w:val="none" w:sz="0" w:space="0" w:color="auto"/>
                        <w:right w:val="none" w:sz="0" w:space="0" w:color="auto"/>
                      </w:divBdr>
                      <w:divsChild>
                        <w:div w:id="535775979">
                          <w:marLeft w:val="0"/>
                          <w:marRight w:val="0"/>
                          <w:marTop w:val="0"/>
                          <w:marBottom w:val="0"/>
                          <w:divBdr>
                            <w:top w:val="none" w:sz="0" w:space="0" w:color="auto"/>
                            <w:left w:val="none" w:sz="0" w:space="0" w:color="auto"/>
                            <w:bottom w:val="none" w:sz="0" w:space="0" w:color="auto"/>
                            <w:right w:val="none" w:sz="0" w:space="0" w:color="auto"/>
                          </w:divBdr>
                        </w:div>
                      </w:divsChild>
                    </w:div>
                    <w:div w:id="1064063814">
                      <w:marLeft w:val="0"/>
                      <w:marRight w:val="0"/>
                      <w:marTop w:val="0"/>
                      <w:marBottom w:val="0"/>
                      <w:divBdr>
                        <w:top w:val="none" w:sz="0" w:space="0" w:color="auto"/>
                        <w:left w:val="none" w:sz="0" w:space="0" w:color="auto"/>
                        <w:bottom w:val="none" w:sz="0" w:space="0" w:color="auto"/>
                        <w:right w:val="none" w:sz="0" w:space="0" w:color="auto"/>
                      </w:divBdr>
                      <w:divsChild>
                        <w:div w:id="1630237495">
                          <w:marLeft w:val="0"/>
                          <w:marRight w:val="0"/>
                          <w:marTop w:val="0"/>
                          <w:marBottom w:val="0"/>
                          <w:divBdr>
                            <w:top w:val="none" w:sz="0" w:space="0" w:color="auto"/>
                            <w:left w:val="none" w:sz="0" w:space="0" w:color="auto"/>
                            <w:bottom w:val="none" w:sz="0" w:space="0" w:color="auto"/>
                            <w:right w:val="none" w:sz="0" w:space="0" w:color="auto"/>
                          </w:divBdr>
                        </w:div>
                      </w:divsChild>
                    </w:div>
                    <w:div w:id="1176725025">
                      <w:marLeft w:val="0"/>
                      <w:marRight w:val="0"/>
                      <w:marTop w:val="0"/>
                      <w:marBottom w:val="0"/>
                      <w:divBdr>
                        <w:top w:val="none" w:sz="0" w:space="0" w:color="auto"/>
                        <w:left w:val="none" w:sz="0" w:space="0" w:color="auto"/>
                        <w:bottom w:val="none" w:sz="0" w:space="0" w:color="auto"/>
                        <w:right w:val="none" w:sz="0" w:space="0" w:color="auto"/>
                      </w:divBdr>
                      <w:divsChild>
                        <w:div w:id="1572228303">
                          <w:marLeft w:val="0"/>
                          <w:marRight w:val="0"/>
                          <w:marTop w:val="0"/>
                          <w:marBottom w:val="0"/>
                          <w:divBdr>
                            <w:top w:val="none" w:sz="0" w:space="0" w:color="auto"/>
                            <w:left w:val="none" w:sz="0" w:space="0" w:color="auto"/>
                            <w:bottom w:val="none" w:sz="0" w:space="0" w:color="auto"/>
                            <w:right w:val="none" w:sz="0" w:space="0" w:color="auto"/>
                          </w:divBdr>
                        </w:div>
                      </w:divsChild>
                    </w:div>
                    <w:div w:id="1308634411">
                      <w:marLeft w:val="0"/>
                      <w:marRight w:val="0"/>
                      <w:marTop w:val="0"/>
                      <w:marBottom w:val="0"/>
                      <w:divBdr>
                        <w:top w:val="none" w:sz="0" w:space="0" w:color="auto"/>
                        <w:left w:val="none" w:sz="0" w:space="0" w:color="auto"/>
                        <w:bottom w:val="none" w:sz="0" w:space="0" w:color="auto"/>
                        <w:right w:val="none" w:sz="0" w:space="0" w:color="auto"/>
                      </w:divBdr>
                      <w:divsChild>
                        <w:div w:id="121848239">
                          <w:marLeft w:val="0"/>
                          <w:marRight w:val="0"/>
                          <w:marTop w:val="0"/>
                          <w:marBottom w:val="0"/>
                          <w:divBdr>
                            <w:top w:val="none" w:sz="0" w:space="0" w:color="auto"/>
                            <w:left w:val="none" w:sz="0" w:space="0" w:color="auto"/>
                            <w:bottom w:val="none" w:sz="0" w:space="0" w:color="auto"/>
                            <w:right w:val="none" w:sz="0" w:space="0" w:color="auto"/>
                          </w:divBdr>
                        </w:div>
                        <w:div w:id="1146320908">
                          <w:marLeft w:val="0"/>
                          <w:marRight w:val="0"/>
                          <w:marTop w:val="0"/>
                          <w:marBottom w:val="0"/>
                          <w:divBdr>
                            <w:top w:val="none" w:sz="0" w:space="0" w:color="auto"/>
                            <w:left w:val="none" w:sz="0" w:space="0" w:color="auto"/>
                            <w:bottom w:val="none" w:sz="0" w:space="0" w:color="auto"/>
                            <w:right w:val="none" w:sz="0" w:space="0" w:color="auto"/>
                          </w:divBdr>
                        </w:div>
                        <w:div w:id="1638946954">
                          <w:marLeft w:val="0"/>
                          <w:marRight w:val="0"/>
                          <w:marTop w:val="0"/>
                          <w:marBottom w:val="0"/>
                          <w:divBdr>
                            <w:top w:val="none" w:sz="0" w:space="0" w:color="auto"/>
                            <w:left w:val="none" w:sz="0" w:space="0" w:color="auto"/>
                            <w:bottom w:val="none" w:sz="0" w:space="0" w:color="auto"/>
                            <w:right w:val="none" w:sz="0" w:space="0" w:color="auto"/>
                          </w:divBdr>
                        </w:div>
                      </w:divsChild>
                    </w:div>
                    <w:div w:id="1953783736">
                      <w:marLeft w:val="0"/>
                      <w:marRight w:val="0"/>
                      <w:marTop w:val="0"/>
                      <w:marBottom w:val="0"/>
                      <w:divBdr>
                        <w:top w:val="none" w:sz="0" w:space="0" w:color="auto"/>
                        <w:left w:val="none" w:sz="0" w:space="0" w:color="auto"/>
                        <w:bottom w:val="none" w:sz="0" w:space="0" w:color="auto"/>
                        <w:right w:val="none" w:sz="0" w:space="0" w:color="auto"/>
                      </w:divBdr>
                      <w:divsChild>
                        <w:div w:id="4870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pics.anl.gov/base/R3-14/12-docs/CAref.ht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eicseg-doc-test\HLA\P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E874762C04044C9A6BA6BDA4480525" ma:contentTypeVersion="23" ma:contentTypeDescription="Create a new document." ma:contentTypeScope="" ma:versionID="fbc1e2c48354ba9e5677668abaa15b93">
  <xsd:schema xmlns:xsd="http://www.w3.org/2001/XMLSchema" xmlns:xs="http://www.w3.org/2001/XMLSchema" xmlns:p="http://schemas.microsoft.com/office/2006/metadata/properties" xmlns:ns2="6aaf4a4e-ed9f-4936-8d44-e878a475a0ce" xmlns:ns3="dd7425a4-fa23-406d-b478-3c2992d2d4ba" xmlns:ns4="3bfd71d5-c7ac-4dca-b865-a609d1eb4074" targetNamespace="http://schemas.microsoft.com/office/2006/metadata/properties" ma:root="true" ma:fieldsID="790c3e5f8776f5a263d3844afe60e61b" ns2:_="" ns3:_="" ns4:_="">
    <xsd:import namespace="6aaf4a4e-ed9f-4936-8d44-e878a475a0ce"/>
    <xsd:import namespace="dd7425a4-fa23-406d-b478-3c2992d2d4ba"/>
    <xsd:import namespace="3bfd71d5-c7ac-4dca-b865-a609d1eb407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Notes" minOccurs="0"/>
                <xsd:element ref="ns2:Status" minOccurs="0"/>
                <xsd:element ref="ns2:MediaLengthInSeconds" minOccurs="0"/>
                <xsd:element ref="ns2:lcf76f155ced4ddcb4097134ff3c332f" minOccurs="0"/>
                <xsd:element ref="ns4:TaxCatchAll"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f4a4e-ed9f-4936-8d44-e878a475a0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Notes" ma:index="16" nillable="true" ma:displayName="Comments" ma:format="Dropdown" ma:internalName="Notes">
      <xsd:simpleType>
        <xsd:restriction base="dms:Note">
          <xsd:maxLength value="255"/>
        </xsd:restriction>
      </xsd:simpleType>
    </xsd:element>
    <xsd:element name="Status" ma:index="17" nillable="true" ma:displayName="Status" ma:format="Dropdown" ma:internalName="Status">
      <xsd:simpleType>
        <xsd:restriction base="dms:Choice">
          <xsd:enumeration value="In Draft"/>
          <xsd:enumeration value="Ready for FW Review"/>
          <xsd:enumeration value="Reviewed by FW"/>
          <xsd:enumeration value="Final Draft "/>
          <xsd:enumeration value="Ready to be routed in Doc Center"/>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325a567-783b-4eae-ad25-f71283ef2f6c"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7425a4-fa23-406d-b478-3c2992d2d4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71d5-c7ac-4dca-b865-a609d1eb407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11a0df5-9a12-49e9-8865-351e10a89734}" ma:internalName="TaxCatchAll" ma:readOnly="false" ma:showField="CatchAllData" ma:web="dd7425a4-fa23-406d-b478-3c2992d2d4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Nmerical.XSL" StyleName="ISO 690 - Numerical Reference" Version="1987">
  <b:Source>
    <b:Tag>Gro22</b:Tag>
    <b:SourceType>Report</b:SourceType>
    <b:Guid>{40C0D9C4-76FE-428F-A685-D4906F400F75}</b:Guid>
    <b:Author>
      <b:Author>
        <b:Corporate>EIC Systems Engineering Group</b:Corporate>
      </b:Author>
    </b:Author>
    <b:Title>Requirements Management Plan</b:Title>
    <b:Year>2022</b:Year>
    <b:City>Brookhaven, NY</b:City>
    <b:Publisher>Brookhaven National Laboratory</b:Publisher>
    <b:RefOrder>2</b:RefOrder>
  </b:Source>
  <b:Source>
    <b:Tag>EIC22</b:Tag>
    <b:SourceType>Report</b:SourceType>
    <b:Guid>{220FC076-7395-42CB-8F06-B878B7610B72}</b:Guid>
    <b:Author>
      <b:Author>
        <b:Corporate>EIC Systems Engineering Group</b:Corporate>
      </b:Author>
    </b:Author>
    <b:Title>Systems Engineering Plan</b:Title>
    <b:Year>2022</b:Year>
    <b:Publisher>Brookhaven National Laboratory</b:Publisher>
    <b:City>Brookhaven, NY</b:City>
    <b:RefOrder>3</b:RefOrder>
  </b:Source>
  <b:Source>
    <b:Tag>EIC221</b:Tag>
    <b:SourceType>Report</b:SourceType>
    <b:Guid>{EF5701AC-CED7-4A05-B52A-E77992F89CF0}</b:Guid>
    <b:Author>
      <b:Author>
        <b:Corporate>EIC Systems Engineering Group</b:Corporate>
      </b:Author>
    </b:Author>
    <b:Title>Interface Management Plan</b:Title>
    <b:Year>2022</b:Year>
    <b:Publisher>Brookhaven National Laboratory</b:Publisher>
    <b:City>Brookhaven, NY</b:City>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Status xmlns="6aaf4a4e-ed9f-4936-8d44-e878a475a0ce">Ready for FW Review</Status>
    <Notes xmlns="6aaf4a4e-ed9f-4936-8d44-e878a475a0ce">Functional and Performance requirements for the Controls Software</Notes>
    <SharedWithUsers xmlns="dd7425a4-fa23-406d-b478-3c2992d2d4ba">
      <UserInfo>
        <DisplayName>Schoefer, Kristine</DisplayName>
        <AccountId>2114</AccountId>
        <AccountType/>
      </UserInfo>
    </SharedWithUsers>
    <TaxCatchAll xmlns="3bfd71d5-c7ac-4dca-b865-a609d1eb4074" xsi:nil="true"/>
    <lcf76f155ced4ddcb4097134ff3c332f xmlns="6aaf4a4e-ed9f-4936-8d44-e878a475a0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537C19-5FE5-4533-BD68-0500B8AC71DB}">
  <ds:schemaRefs>
    <ds:schemaRef ds:uri="http://schemas.microsoft.com/sharepoint/v3/contenttype/forms"/>
  </ds:schemaRefs>
</ds:datastoreItem>
</file>

<file path=customXml/itemProps2.xml><?xml version="1.0" encoding="utf-8"?>
<ds:datastoreItem xmlns:ds="http://schemas.openxmlformats.org/officeDocument/2006/customXml" ds:itemID="{192DC774-C990-4FA8-82A4-7984115D1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f4a4e-ed9f-4936-8d44-e878a475a0ce"/>
    <ds:schemaRef ds:uri="dd7425a4-fa23-406d-b478-3c2992d2d4ba"/>
    <ds:schemaRef ds:uri="3bfd71d5-c7ac-4dca-b865-a609d1eb4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522FFC-DA9D-49F0-BF56-C6881E62FAB6}">
  <ds:schemaRefs>
    <ds:schemaRef ds:uri="http://schemas.openxmlformats.org/officeDocument/2006/bibliography"/>
  </ds:schemaRefs>
</ds:datastoreItem>
</file>

<file path=customXml/itemProps4.xml><?xml version="1.0" encoding="utf-8"?>
<ds:datastoreItem xmlns:ds="http://schemas.openxmlformats.org/officeDocument/2006/customXml" ds:itemID="{4AB6C92E-0770-4906-A263-97034D2D5189}">
  <ds:schemaRefs>
    <ds:schemaRef ds:uri="http://schemas.microsoft.com/office/2006/metadata/properties"/>
    <ds:schemaRef ds:uri="http://schemas.microsoft.com/office/infopath/2007/PartnerControls"/>
    <ds:schemaRef ds:uri="6aaf4a4e-ed9f-4936-8d44-e878a475a0ce"/>
    <ds:schemaRef ds:uri="dd7425a4-fa23-406d-b478-3c2992d2d4ba"/>
    <ds:schemaRef ds:uri="3bfd71d5-c7ac-4dca-b865-a609d1eb4074"/>
  </ds:schemaRefs>
</ds:datastoreItem>
</file>

<file path=docMetadata/LabelInfo.xml><?xml version="1.0" encoding="utf-8"?>
<clbl:labelList xmlns:clbl="http://schemas.microsoft.com/office/2020/mipLabelMetadata">
  <clbl:label id="{89561e60-dc75-4c28-a1c9-2e8d8870196b}" enabled="0" method="" siteId="{89561e60-dc75-4c28-a1c9-2e8d8870196b}" removed="1"/>
</clbl:labelList>
</file>

<file path=docProps/app.xml><?xml version="1.0" encoding="utf-8"?>
<Properties xmlns="http://schemas.openxmlformats.org/officeDocument/2006/extended-properties" xmlns:vt="http://schemas.openxmlformats.org/officeDocument/2006/docPropsVTypes">
  <Template>D:\eicseg-doc-test\HLA\PRDTemplate.DOTX</Template>
  <TotalTime>0</TotalTime>
  <Pages>26</Pages>
  <Words>4777</Words>
  <Characters>27231</Characters>
  <Application>Microsoft Office Word</Application>
  <DocSecurity>0</DocSecurity>
  <Lines>226</Lines>
  <Paragraphs>63</Paragraphs>
  <ScaleCrop>false</ScaleCrop>
  <Company>JLAB</Company>
  <LinksUpToDate>false</LinksUpToDate>
  <CharactersWithSpaces>31945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Zhijian</dc:creator>
  <cp:keywords/>
  <dc:description/>
  <cp:lastModifiedBy>Yin, Zhijian</cp:lastModifiedBy>
  <cp:revision>2</cp:revision>
  <dcterms:created xsi:type="dcterms:W3CDTF">2026-05-06T13:04:00Z</dcterms:created>
  <dcterms:modified xsi:type="dcterms:W3CDTF">2026-05-06T13:04:00Z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0x0101008CE874762C04044C9A6BA6BDA4480525</vt:lpwstr>
  </property>
  <property fmtid="{D5CDD505-2E9C-101B-9397-08002B2CF9AE}" pid="3" name="MediaServiceImageTags">
    <vt:lpwstr/>
  </property>
</Properties>
</file>